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44"/>
          <w:szCs w:val="44"/>
        </w:rPr>
        <w:t xml:space="preserve">Doctoral Exam — Final 2</w:t>
      </w:r>
    </w:p>
    <w:p>
      <w:pPr>
        <w:spacing w:after="120"/>
        <w:jc w:val="center"/>
      </w:pPr>
      <w:r>
        <w:rPr>
          <w:rFonts w:ascii="Calibri" w:cs="Calibri" w:eastAsia="Calibri" w:hAnsi="Calibri"/>
          <w:i/>
          <w:iCs/>
          <w:sz w:val="26"/>
          <w:szCs w:val="26"/>
        </w:rPr>
        <w:t xml:space="preserve">LLM Writing, Literature Review, Referencing, Revision, and Skill Design</w:t>
      </w:r>
    </w:p>
    <w:p>
      <w:pPr>
        <w:spacing w:after="60"/>
        <w:jc w:val="center"/>
      </w:pPr>
      <w:r>
        <w:rPr>
          <w:rFonts w:ascii="Calibri" w:cs="Calibri" w:eastAsia="Calibri" w:hAnsi="Calibri"/>
          <w:sz w:val="24"/>
          <w:szCs w:val="24"/>
        </w:rPr>
        <w:t xml:space="preserve">Qaium Hossain</w:t>
      </w:r>
    </w:p>
    <w:p>
      <w:pPr>
        <w:spacing w:after="480"/>
        <w:jc w:val="center"/>
      </w:pPr>
      <w:r>
        <w:rPr>
          <w:rFonts w:ascii="Calibri" w:cs="Calibri" w:eastAsia="Calibri" w:hAnsi="Calibri"/>
          <w:color w:val="555555"/>
          <w:sz w:val="22"/>
          <w:szCs w:val="22"/>
        </w:rPr>
        <w:t xml:space="preserve">September 2026</w:t>
      </w:r>
    </w:p>
    <w:p>
      <w:pPr>
        <w:pStyle w:val="Heading1"/>
        <w:spacing w:after="160"/>
      </w:pPr>
      <w:r>
        <w:rPr>
          <w:rFonts w:ascii="Calibri" w:cs="Calibri" w:eastAsia="Calibri" w:hAnsi="Calibri"/>
        </w:rPr>
        <w:t xml:space="preserve">Part A — LLM Literature-Review Challenge Exercise</w:t>
      </w:r>
    </w:p>
    <w:p>
      <w:pPr>
        <w:pStyle w:val="Heading2"/>
        <w:spacing w:after="160"/>
      </w:pPr>
      <w:r>
        <w:rPr>
          <w:rFonts w:ascii="Calibri" w:cs="Calibri" w:eastAsia="Calibri" w:hAnsi="Calibri"/>
        </w:rPr>
        <w:t xml:space="preserve">1. Challenge Task Design</w:t>
      </w:r>
    </w:p>
    <w:p>
      <w:pPr>
        <w:spacing w:after="160"/>
      </w:pPr>
      <w:r>
        <w:rPr>
          <w:rFonts w:ascii="Calibri" w:cs="Calibri" w:eastAsia="Calibri" w:hAnsi="Calibri"/>
          <w:sz w:val="21"/>
          <w:szCs w:val="21"/>
        </w:rPr>
        <w:t xml:space="preserve">The following prompt was designed and issued to an LLM (this system) as a self-contained challenge task, then treated as a black box: its raw output was captured and evaluated exactly as a grader would evaluate a student submission, before any correction was applied.</w:t>
      </w:r>
    </w:p>
    <w:p>
      <w:pPr>
        <w:shd w:fill="F0F0F0" w:val="clear"/>
        <w:spacing w:after="0"/>
      </w:pPr>
      <w:r>
        <w:rPr>
          <w:rFonts w:ascii="Consolas" w:cs="Consolas" w:eastAsia="Consolas" w:hAnsi="Consolas"/>
          <w:sz w:val="18"/>
          <w:szCs w:val="18"/>
        </w:rPr>
        <w:t xml:space="preserve">TASK: Write a literature review (600–800 words) on the role of the</w:t>
      </w:r>
    </w:p>
    <w:p>
      <w:pPr>
        <w:shd w:fill="F0F0F0" w:val="clear"/>
        <w:spacing w:after="0"/>
      </w:pPr>
      <w:r>
        <w:rPr>
          <w:rFonts w:ascii="Consolas" w:cs="Consolas" w:eastAsia="Consolas" w:hAnsi="Consolas"/>
          <w:sz w:val="18"/>
          <w:szCs w:val="18"/>
        </w:rPr>
        <w:t xml:space="preserve">“harness” (retrieval, tool use, memory, and iterative checking) in</w:t>
      </w:r>
    </w:p>
    <w:p>
      <w:pPr>
        <w:shd w:fill="F0F0F0" w:val="clear"/>
        <w:spacing w:after="0"/>
      </w:pPr>
      <w:r>
        <w:rPr>
          <w:rFonts w:ascii="Consolas" w:cs="Consolas" w:eastAsia="Consolas" w:hAnsi="Consolas"/>
          <w:sz w:val="18"/>
          <w:szCs w:val="18"/>
        </w:rPr>
        <w:t xml:space="preserve">determining the practical capability of LLM-based systems, with</w:t>
      </w:r>
    </w:p>
    <w:p>
      <w:pPr>
        <w:shd w:fill="F0F0F0" w:val="clear"/>
        <w:spacing w:after="0"/>
      </w:pPr>
      <w:r>
        <w:rPr>
          <w:rFonts w:ascii="Consolas" w:cs="Consolas" w:eastAsia="Consolas" w:hAnsi="Consolas"/>
          <w:sz w:val="18"/>
          <w:szCs w:val="18"/>
        </w:rPr>
        <w:t xml:space="preserve">specific application to software development agents.</w:t>
      </w:r>
    </w:p>
    <w:p>
      <w:pPr>
        <w:shd w:fill="F0F0F0" w:val="clear"/>
        <w:spacing w:after="0"/>
      </w:pPr>
      <w:r>
        <w:rPr>
          <w:rFonts w:ascii="Consolas" w:cs="Consolas" w:eastAsia="Consolas" w:hAnsi="Consolas"/>
          <w:sz w:val="18"/>
          <w:szCs w:val="18"/>
        </w:rPr>
        <w:t xml:space="preserve"/>
      </w:r>
    </w:p>
    <w:p>
      <w:pPr>
        <w:shd w:fill="F0F0F0" w:val="clear"/>
        <w:spacing w:after="0"/>
      </w:pPr>
      <w:r>
        <w:rPr>
          <w:rFonts w:ascii="Consolas" w:cs="Consolas" w:eastAsia="Consolas" w:hAnsi="Consolas"/>
          <w:sz w:val="18"/>
          <w:szCs w:val="18"/>
        </w:rPr>
        <w:t xml:space="preserve">CONSTRAINTS:</w:t>
      </w:r>
    </w:p>
    <w:p>
      <w:pPr>
        <w:shd w:fill="F0F0F0" w:val="clear"/>
        <w:spacing w:after="0"/>
      </w:pPr>
      <w:r>
        <w:rPr>
          <w:rFonts w:ascii="Consolas" w:cs="Consolas" w:eastAsia="Consolas" w:hAnsi="Consolas"/>
          <w:sz w:val="18"/>
          <w:szCs w:val="18"/>
        </w:rPr>
        <w:t xml:space="preserve">  - Cite exactly 10 sources, each a real, peer-reviewed or widely</w:t>
      </w:r>
    </w:p>
    <w:p>
      <w:pPr>
        <w:shd w:fill="F0F0F0" w:val="clear"/>
        <w:spacing w:after="0"/>
      </w:pPr>
      <w:r>
        <w:rPr>
          <w:rFonts w:ascii="Consolas" w:cs="Consolas" w:eastAsia="Consolas" w:hAnsi="Consolas"/>
          <w:sz w:val="18"/>
          <w:szCs w:val="18"/>
        </w:rPr>
        <w:t xml:space="preserve">    cited arXiv-preprint paper on LLM agents, prompting, or code</w:t>
      </w:r>
    </w:p>
    <w:p>
      <w:pPr>
        <w:shd w:fill="F0F0F0" w:val="clear"/>
        <w:spacing w:after="0"/>
      </w:pPr>
      <w:r>
        <w:rPr>
          <w:rFonts w:ascii="Consolas" w:cs="Consolas" w:eastAsia="Consolas" w:hAnsi="Consolas"/>
          <w:sz w:val="18"/>
          <w:szCs w:val="18"/>
        </w:rPr>
        <w:t xml:space="preserve">    generation.</w:t>
      </w:r>
    </w:p>
    <w:p>
      <w:pPr>
        <w:shd w:fill="F0F0F0" w:val="clear"/>
        <w:spacing w:after="0"/>
      </w:pPr>
      <w:r>
        <w:rPr>
          <w:rFonts w:ascii="Consolas" w:cs="Consolas" w:eastAsia="Consolas" w:hAnsi="Consolas"/>
          <w:sz w:val="18"/>
          <w:szCs w:val="18"/>
        </w:rPr>
        <w:t xml:space="preserve">  - Use in-text citations (Author et al., Year) plus a full</w:t>
      </w:r>
    </w:p>
    <w:p>
      <w:pPr>
        <w:shd w:fill="F0F0F0" w:val="clear"/>
        <w:spacing w:after="0"/>
      </w:pPr>
      <w:r>
        <w:rPr>
          <w:rFonts w:ascii="Consolas" w:cs="Consolas" w:eastAsia="Consolas" w:hAnsi="Consolas"/>
          <w:sz w:val="18"/>
          <w:szCs w:val="18"/>
        </w:rPr>
        <w:t xml:space="preserve">    reference list at the end.</w:t>
      </w:r>
    </w:p>
    <w:p>
      <w:pPr>
        <w:shd w:fill="F0F0F0" w:val="clear"/>
        <w:spacing w:after="0"/>
      </w:pPr>
      <w:r>
        <w:rPr>
          <w:rFonts w:ascii="Consolas" w:cs="Consolas" w:eastAsia="Consolas" w:hAnsi="Consolas"/>
          <w:sz w:val="18"/>
          <w:szCs w:val="18"/>
        </w:rPr>
        <w:t xml:space="preserve">  - Do not fabricate sources; every reference must be locatable.</w:t>
      </w:r>
    </w:p>
    <w:p>
      <w:pPr>
        <w:shd w:fill="F0F0F0" w:val="clear"/>
        <w:spacing w:after="0"/>
      </w:pPr>
      <w:r>
        <w:rPr>
          <w:rFonts w:ascii="Consolas" w:cs="Consolas" w:eastAsia="Consolas" w:hAnsi="Consolas"/>
          <w:sz w:val="18"/>
          <w:szCs w:val="18"/>
        </w:rPr>
        <w:t xml:space="preserve">  - Produce the reference list from memory in a single pass — do</w:t>
      </w:r>
    </w:p>
    <w:p>
      <w:pPr>
        <w:shd w:fill="F0F0F0" w:val="clear"/>
        <w:spacing w:after="160"/>
      </w:pPr>
      <w:r>
        <w:rPr>
          <w:rFonts w:ascii="Consolas" w:cs="Consolas" w:eastAsia="Consolas" w:hAnsi="Consolas"/>
          <w:sz w:val="18"/>
          <w:szCs w:val="18"/>
        </w:rPr>
        <w:t xml:space="preserve">    not verify citations before submitting this first draft.</w:t>
      </w:r>
    </w:p>
    <w:p>
      <w:pPr>
        <w:pStyle w:val="Heading2"/>
        <w:spacing w:after="160"/>
      </w:pPr>
      <w:r>
        <w:rPr>
          <w:rFonts w:ascii="Calibri" w:cs="Calibri" w:eastAsia="Calibri" w:hAnsi="Calibri"/>
        </w:rPr>
        <w:t xml:space="preserve">2. LLM Draft (v1) — As Generated</w:t>
      </w:r>
    </w:p>
    <w:p>
      <w:pPr>
        <w:spacing w:after="160"/>
      </w:pPr>
      <w:r>
        <w:rPr>
          <w:rFonts w:ascii="Calibri" w:cs="Calibri" w:eastAsia="Calibri" w:hAnsi="Calibri"/>
          <w:i/>
          <w:iCs/>
          <w:sz w:val="21"/>
          <w:szCs w:val="21"/>
        </w:rPr>
        <w:t xml:space="preserve">The text below is the unedited output produced in response to the challenge task above. It is reproduced exactly as generated, including its ten references, so that referencing performance can be evaluated before any human correction.</w:t>
      </w:r>
    </w:p>
    <w:p>
      <w:pPr>
        <w:pStyle w:val="Heading3"/>
        <w:spacing w:after="160"/>
      </w:pPr>
      <w:r>
        <w:rPr>
          <w:rFonts w:ascii="Calibri" w:cs="Calibri" w:eastAsia="Calibri" w:hAnsi="Calibri"/>
        </w:rPr>
        <w:t xml:space="preserve">Agentic Harnesses and the Changing Locus of Competence in LLM-Assisted Software Development: A Literature Review</w:t>
      </w:r>
    </w:p>
    <w:p>
      <w:pPr>
        <w:spacing w:after="160"/>
      </w:pPr>
      <w:r>
        <w:rPr>
          <w:rFonts w:ascii="Calibri" w:cs="Calibri" w:eastAsia="Calibri" w:hAnsi="Calibri"/>
          <w:sz w:val="21"/>
          <w:szCs w:val="21"/>
        </w:rPr>
        <w:t xml:space="preserve">A growing body of work suggests that the practical capability of a large language model (LLM) system is not fixed by the base model alone: it is co-determined by the surrounding scaffold of retrieval, tool use, memory, and iterative checking that a system's builders wrap around it — what the lecture calls the harness. Wei et al. (2022) provided an early version of this insight at the prompting level: eliciting a structured chain of intermediate reasoning steps, rather than simply querying a larger model, substantially improved performance on arithmetic, commonsense, and symbolic reasoning tasks. Yao et al. (2022) extended this idea from reasoning alone to reasoning interleaved with acting, proposing ReAct, a loop in which the model alternates between a thought, an action (e.g., a search query), and an observation from the environment — a pattern that anticipates the gather-plan-do-check cycle used in modern agent harnesses.</w:t>
      </w:r>
    </w:p>
    <w:p>
      <w:pPr>
        <w:spacing w:after="160"/>
      </w:pPr>
      <w:r>
        <w:rPr>
          <w:rFonts w:ascii="Calibri" w:cs="Calibri" w:eastAsia="Calibri" w:hAnsi="Calibri"/>
          <w:sz w:val="21"/>
          <w:szCs w:val="21"/>
        </w:rPr>
        <w:t xml:space="preserve">Two further studies show that once a reasoning-acting loop exists, its ability to recover from failure becomes a design variable in its own right. Shinn et al. (2023) proposed Reflexion, in which an agent that fails a task verbally critiques its own attempt and stores that critique in an episodic memory buffer, improving performance on later trials without any change to model weights — an explicit implementation of a check step that loops back to planning rather than simply terminating. Park et al. (2023) showed a complementary result at the level of long-horizon behavior: a population of “generative agents,” built from an unmodified base model wrapped in a memory stream, a reflection mechanism, and a planning module, produced believable emergent social behavior (planning a party, forming opinions, remembering prior interactions) that no single prompt to the bare model could reproduce.</w:t>
      </w:r>
    </w:p>
    <w:p>
      <w:pPr>
        <w:spacing w:after="160"/>
      </w:pPr>
      <w:r>
        <w:rPr>
          <w:rFonts w:ascii="Calibri" w:cs="Calibri" w:eastAsia="Calibri" w:hAnsi="Calibri"/>
          <w:sz w:val="21"/>
          <w:szCs w:val="21"/>
        </w:rPr>
        <w:t xml:space="preserve">A second cluster of work applies the same logic specifically to programming. Chen et al. (2021) introduced Codex and the HumanEval benchmark and found that repeated sampling combined with an external correctness check (unit tests) raised the effective solve rate from 28.8% to 70.2% on difficult problems — the harness's checking step, not the model's single best guess, drove the improvement. Gao et al. (2022) made a related design choice explicit in PAL: because language models decompose problems well but execute arithmetic unreliably, PAL has the model generate a program and offloads execution to a Python interpreter rather than trusting the model's own computation. Jimenez et al. (2023) operationalized “verify against a real repository and its inherited tests” at benchmark scale with SWE-bench, showing that resolving real GitHub issues is bottlenecked less by raw language modeling and more by the surrounding retrieval, localization, and testing pipeline.</w:t>
      </w:r>
    </w:p>
    <w:p>
      <w:pPr>
        <w:spacing w:after="160"/>
      </w:pPr>
      <w:r>
        <w:rPr>
          <w:rFonts w:ascii="Calibri" w:cs="Calibri" w:eastAsia="Calibri" w:hAnsi="Calibri"/>
          <w:sz w:val="21"/>
          <w:szCs w:val="21"/>
        </w:rPr>
        <w:t xml:space="preserve">A third cluster examines harnesses that coordinate multiple agents over an entire development lifecycle. Qian et al. (2023) structured ChatDev as a “chat chain” of specialized agent roles (designer, coder, tester, reviewer), an explicit harness for the whole software-development process rather than a single prompt-response exchange. Liu et al. (2023) benchmarked LLMs as agents across eight interactive environments and found that models with more mature harness support (tool use, long-context handling, format adherence) substantially outperformed otherwise-comparable open-source models. Xi et al. (2023) synthesized this literature into a common architecture of profiling, memory, planning, and action modules — in effect, a map of harness components shared across the nine other studies reviewed here.</w:t>
      </w:r>
    </w:p>
    <w:p>
      <w:pPr>
        <w:spacing w:after="160"/>
      </w:pPr>
      <w:r>
        <w:rPr>
          <w:rFonts w:ascii="Calibri" w:cs="Calibri" w:eastAsia="Calibri" w:hAnsi="Calibri"/>
          <w:sz w:val="21"/>
          <w:szCs w:val="21"/>
        </w:rPr>
        <w:t xml:space="preserve">Taken together, these ten sources converge on a claim with direct implications for how competence is assessed in AI-assisted work: capability gains attributed to “the model” are frequently gains in the harness around it — in what it searches, what it hands to a tool, how it interprets a failed check, and where it routes control next. If the harness rather than the next-token predictor is doing this work, then the human skill that matters most is not producing a correct artifact unaided but designing, steering, and verifying the loop that produces it.</w:t>
      </w:r>
    </w:p>
    <w:p>
      <w:pPr>
        <w:pStyle w:val="Heading4"/>
        <w:spacing w:after="120"/>
      </w:pPr>
      <w:r>
        <w:rPr>
          <w:rFonts w:ascii="Calibri" w:cs="Calibri" w:eastAsia="Calibri" w:hAnsi="Calibri"/>
        </w:rPr>
        <w:t xml:space="preserve">References</w:t>
      </w:r>
    </w:p>
    <w:p>
      <w:pPr>
        <w:spacing w:after="140"/>
        <w:ind w:left="460" w:hanging="460"/>
      </w:pPr>
      <w:r>
        <w:rPr>
          <w:rFonts w:ascii="Calibri" w:cs="Calibri" w:eastAsia="Calibri" w:hAnsi="Calibri"/>
          <w:sz w:val="21"/>
          <w:szCs w:val="21"/>
        </w:rPr>
        <w:t xml:space="preserve">1. Wei, J., Wang, X., Schuurmans, D., Bosma, M., Ichter, B., Xia, F., Chi, E., Le, Q., &amp; Zhou, D. (2022). Chain-of-thought prompting elicits reasoning in large language models. In Proceedings of the International Conference on Machine Learning (ICML).</w:t>
      </w:r>
    </w:p>
    <w:p>
      <w:pPr>
        <w:spacing w:after="140"/>
        <w:ind w:left="460" w:hanging="460"/>
      </w:pPr>
      <w:r>
        <w:rPr>
          <w:rFonts w:ascii="Calibri" w:cs="Calibri" w:eastAsia="Calibri" w:hAnsi="Calibri"/>
          <w:sz w:val="21"/>
          <w:szCs w:val="21"/>
        </w:rPr>
        <w:t xml:space="preserve">2. Yao, S., Zhao, J., Yu, D., Shafran, I., Narasimhan, K., &amp; Cao, Y. (2022). ReAct: Synergizing reasoning and acting in language models. arXiv preprint.</w:t>
      </w:r>
    </w:p>
    <w:p>
      <w:pPr>
        <w:spacing w:after="140"/>
        <w:ind w:left="460" w:hanging="460"/>
      </w:pPr>
      <w:r>
        <w:rPr>
          <w:rFonts w:ascii="Calibri" w:cs="Calibri" w:eastAsia="Calibri" w:hAnsi="Calibri"/>
          <w:sz w:val="21"/>
          <w:szCs w:val="21"/>
        </w:rPr>
        <w:t xml:space="preserve">3. Chen, M., Tworek, J., Jun, H., Yuan, Q., de Oliveira Pinto, H. P., Kaplan, J., Edwards, H., Burda, Y., Joseph, N., Brockman, G., et al. (2021). Evaluating large language models trained on code. arXiv:2107.03374.</w:t>
      </w:r>
    </w:p>
    <w:p>
      <w:pPr>
        <w:spacing w:after="140"/>
        <w:ind w:left="460" w:hanging="460"/>
      </w:pPr>
      <w:r>
        <w:rPr>
          <w:rFonts w:ascii="Calibri" w:cs="Calibri" w:eastAsia="Calibri" w:hAnsi="Calibri"/>
          <w:sz w:val="21"/>
          <w:szCs w:val="21"/>
        </w:rPr>
        <w:t xml:space="preserve">4. Park, J. S., O’Brien, J., Cai, C. J., Morris, M. R., Liang, P., &amp; Bernstein, M. S. (2023). Generative agents: Interactive simulacra of human behavior. In Proceedings of the 36th Annual ACM Conference on Human Factors in Computing Systems (CHI 2023).</w:t>
      </w:r>
    </w:p>
    <w:p>
      <w:pPr>
        <w:spacing w:after="140"/>
        <w:ind w:left="460" w:hanging="460"/>
      </w:pPr>
      <w:r>
        <w:rPr>
          <w:rFonts w:ascii="Calibri" w:cs="Calibri" w:eastAsia="Calibri" w:hAnsi="Calibri"/>
          <w:sz w:val="21"/>
          <w:szCs w:val="21"/>
        </w:rPr>
        <w:t xml:space="preserve">5. Shinn, N., Cassano, F., Berman, E., Gopinath, A., Narasimhan, K., &amp; Yao, S. (2023). Reflexion: Language agents with verbal reinforcement learning. In Advances in Neural Information Processing Systems 36 (NeurIPS 2023).</w:t>
      </w:r>
    </w:p>
    <w:p>
      <w:pPr>
        <w:spacing w:after="140"/>
        <w:ind w:left="460" w:hanging="460"/>
      </w:pPr>
      <w:r>
        <w:rPr>
          <w:rFonts w:ascii="Calibri" w:cs="Calibri" w:eastAsia="Calibri" w:hAnsi="Calibri"/>
          <w:sz w:val="21"/>
          <w:szCs w:val="21"/>
        </w:rPr>
        <w:t xml:space="preserve">6. Jimenez, C. E., Yang, J., Wettig, A., Yao, S., Pei, K., Press, O., &amp; Narasimhan, K. (2023). SWE-bench: Can language models resolve real-world GitHub issues? arXiv:2310.06770.</w:t>
      </w:r>
    </w:p>
    <w:p>
      <w:pPr>
        <w:spacing w:after="140"/>
        <w:ind w:left="460" w:hanging="460"/>
      </w:pPr>
      <w:r>
        <w:rPr>
          <w:rFonts w:ascii="Calibri" w:cs="Calibri" w:eastAsia="Calibri" w:hAnsi="Calibri"/>
          <w:sz w:val="21"/>
          <w:szCs w:val="21"/>
        </w:rPr>
        <w:t xml:space="preserve">7. Qian, C., Cong, X., Yang, C., Chen, W., Su, Y., Xu, J., Liu, Z., &amp; Sun, M. (2023). Communicative agents for software development. arXiv:2307.07924.</w:t>
      </w:r>
    </w:p>
    <w:p>
      <w:pPr>
        <w:spacing w:after="140"/>
        <w:ind w:left="460" w:hanging="460"/>
      </w:pPr>
      <w:r>
        <w:rPr>
          <w:rFonts w:ascii="Calibri" w:cs="Calibri" w:eastAsia="Calibri" w:hAnsi="Calibri"/>
          <w:sz w:val="21"/>
          <w:szCs w:val="21"/>
        </w:rPr>
        <w:t xml:space="preserve">8. Xi, Z., Chen, W., Guo, X., He, W., Ding, Y., Hong, B., et al. (2023). The rise and potential of large language model based agents: A survey. arXiv:2309.07864.</w:t>
      </w:r>
    </w:p>
    <w:p>
      <w:pPr>
        <w:spacing w:after="140"/>
        <w:ind w:left="460" w:hanging="460"/>
      </w:pPr>
      <w:r>
        <w:rPr>
          <w:rFonts w:ascii="Calibri" w:cs="Calibri" w:eastAsia="Calibri" w:hAnsi="Calibri"/>
          <w:sz w:val="21"/>
          <w:szCs w:val="21"/>
        </w:rPr>
        <w:t xml:space="preserve">9. Gao, L., Madaan, A., Zhou, S., Alon, U., Liu, P., Yang, Y., Callan, J., &amp; Neubig, G. (2022). PAL: Program-aided language models. In Proceedings of the International Conference on Machine Learning (ICML).</w:t>
      </w:r>
    </w:p>
    <w:p>
      <w:pPr>
        <w:spacing w:after="140"/>
        <w:ind w:left="460" w:hanging="460"/>
      </w:pPr>
      <w:r>
        <w:rPr>
          <w:rFonts w:ascii="Calibri" w:cs="Calibri" w:eastAsia="Calibri" w:hAnsi="Calibri"/>
          <w:sz w:val="21"/>
          <w:szCs w:val="21"/>
        </w:rPr>
        <w:t xml:space="preserve">10. Liu, X., Yu, H., Zhang, H., Xu, Y., Lei, X., Lai, H., et al. (2023). AgentBench: Evaluating LLMs as agents. In Advances in Neural Information Processing Systems 36 (NeurIPS 2023).</w:t>
      </w:r>
    </w:p>
    <w:p>
      <w:pPr>
        <w:pStyle w:val="Heading2"/>
        <w:spacing w:after="160"/>
      </w:pPr>
      <w:r>
        <w:rPr>
          <w:rFonts w:ascii="Calibri" w:cs="Calibri" w:eastAsia="Calibri" w:hAnsi="Calibri"/>
        </w:rPr>
        <w:t xml:space="preserve">3. Reference Verification — Checking Performance on the 10 References</w:t>
      </w:r>
    </w:p>
    <w:p>
      <w:pPr>
        <w:spacing w:after="160"/>
      </w:pPr>
      <w:r>
        <w:rPr>
          <w:rFonts w:ascii="Calibri" w:cs="Calibri" w:eastAsia="Calibri" w:hAnsi="Calibri"/>
          <w:sz w:val="21"/>
          <w:szCs w:val="21"/>
        </w:rPr>
        <w:t xml:space="preserve">Each of the ten references in the v1 draft was checked individually against a primary source (publisher page, conference proceedings listing, or the arXiv record) rather than against the model's own memory. The table below reports the claim as generated, the evidence used to check it, and the resulting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50"/>
        <w:gridCol w:w="2450"/>
        <w:gridCol w:w="1160"/>
        <w:gridCol w:w="3500"/>
      </w:tblGrid>
      <w:tr>
        <w:trPr>
          <w:tblHeader/>
        </w:trPr>
        <w:tc>
          <w:tcPr>
            <w:tcW w:type="dxa" w:w="500"/>
            <w:shd w:fill="DDEBF7" w:val="clear"/>
            <w:tcMar>
              <w:top w:type="dxa" w:w="60"/>
              <w:left w:type="dxa" w:w="80"/>
              <w:bottom w:type="dxa" w:w="60"/>
              <w:right w:type="dxa" w:w="80"/>
            </w:tcMar>
          </w:tcPr>
          <w:p>
            <w:r>
              <w:rPr>
                <w:rFonts w:ascii="Calibri" w:cs="Calibri" w:eastAsia="Calibri" w:hAnsi="Calibri"/>
                <w:b/>
                <w:bCs/>
                <w:sz w:val="18"/>
                <w:szCs w:val="18"/>
              </w:rPr>
              <w:t xml:space="preserve">#</w:t>
            </w:r>
          </w:p>
        </w:tc>
        <w:tc>
          <w:tcPr>
            <w:tcW w:type="dxa" w:w="1750"/>
            <w:shd w:fill="DDEBF7" w:val="clear"/>
            <w:tcMar>
              <w:top w:type="dxa" w:w="60"/>
              <w:left w:type="dxa" w:w="80"/>
              <w:bottom w:type="dxa" w:w="60"/>
              <w:right w:type="dxa" w:w="80"/>
            </w:tcMar>
          </w:tcPr>
          <w:p>
            <w:r>
              <w:rPr>
                <w:rFonts w:ascii="Calibri" w:cs="Calibri" w:eastAsia="Calibri" w:hAnsi="Calibri"/>
                <w:b/>
                <w:bCs/>
                <w:sz w:val="18"/>
                <w:szCs w:val="18"/>
              </w:rPr>
              <w:t xml:space="preserve">Claim in v1 (as generated)</w:t>
            </w:r>
          </w:p>
        </w:tc>
        <w:tc>
          <w:tcPr>
            <w:tcW w:type="dxa" w:w="2450"/>
            <w:shd w:fill="DDEBF7" w:val="clear"/>
            <w:tcMar>
              <w:top w:type="dxa" w:w="60"/>
              <w:left w:type="dxa" w:w="80"/>
              <w:bottom w:type="dxa" w:w="60"/>
              <w:right w:type="dxa" w:w="80"/>
            </w:tcMar>
          </w:tcPr>
          <w:p>
            <w:r>
              <w:rPr>
                <w:rFonts w:ascii="Calibri" w:cs="Calibri" w:eastAsia="Calibri" w:hAnsi="Calibri"/>
                <w:b/>
                <w:bCs/>
                <w:sz w:val="18"/>
                <w:szCs w:val="18"/>
              </w:rPr>
              <w:t xml:space="preserve">Verification evidence</w:t>
            </w:r>
          </w:p>
        </w:tc>
        <w:tc>
          <w:tcPr>
            <w:tcW w:type="dxa" w:w="1160"/>
            <w:shd w:fill="DDEBF7" w:val="clear"/>
            <w:tcMar>
              <w:top w:type="dxa" w:w="60"/>
              <w:left w:type="dxa" w:w="80"/>
              <w:bottom w:type="dxa" w:w="60"/>
              <w:right w:type="dxa" w:w="80"/>
            </w:tcMar>
          </w:tcPr>
          <w:p>
            <w:r>
              <w:rPr>
                <w:rFonts w:ascii="Calibri" w:cs="Calibri" w:eastAsia="Calibri" w:hAnsi="Calibri"/>
                <w:b/>
                <w:bCs/>
                <w:sz w:val="18"/>
                <w:szCs w:val="18"/>
              </w:rPr>
              <w:t xml:space="preserve">Status</w:t>
            </w:r>
          </w:p>
        </w:tc>
        <w:tc>
          <w:tcPr>
            <w:tcW w:type="dxa" w:w="3500"/>
            <w:shd w:fill="DDEBF7" w:val="clear"/>
            <w:tcMar>
              <w:top w:type="dxa" w:w="60"/>
              <w:left w:type="dxa" w:w="80"/>
              <w:bottom w:type="dxa" w:w="60"/>
              <w:right w:type="dxa" w:w="80"/>
            </w:tcMar>
          </w:tcPr>
          <w:p>
            <w:r>
              <w:rPr>
                <w:rFonts w:ascii="Calibri" w:cs="Calibri" w:eastAsia="Calibri" w:hAnsi="Calibri"/>
                <w:b/>
                <w:bCs/>
                <w:sz w:val="18"/>
                <w:szCs w:val="18"/>
              </w:rPr>
              <w:t xml:space="preserve">Correction applied in v2</w:t>
            </w:r>
          </w:p>
        </w:tc>
      </w:tr>
      <w:tr>
        <w:tc>
          <w:tcPr>
            <w:tcW w:type="dxa" w:w="500"/>
            <w:tcMar>
              <w:top w:type="dxa" w:w="60"/>
              <w:left w:type="dxa" w:w="80"/>
              <w:bottom w:type="dxa" w:w="60"/>
              <w:right w:type="dxa" w:w="80"/>
            </w:tcMar>
          </w:tcPr>
          <w:p>
            <w:r>
              <w:rPr>
                <w:rFonts w:ascii="Calibri" w:cs="Calibri" w:eastAsia="Calibri" w:hAnsi="Calibri"/>
                <w:b w:val="false"/>
                <w:bCs w:val="false"/>
                <w:sz w:val="18"/>
                <w:szCs w:val="18"/>
              </w:rPr>
              <w:t xml:space="preserve">1</w:t>
            </w:r>
          </w:p>
        </w:tc>
        <w:tc>
          <w:tcPr>
            <w:tcW w:type="dxa" w:w="1750"/>
            <w:tcMar>
              <w:top w:type="dxa" w:w="60"/>
              <w:left w:type="dxa" w:w="80"/>
              <w:bottom w:type="dxa" w:w="60"/>
              <w:right w:type="dxa" w:w="80"/>
            </w:tcMar>
          </w:tcPr>
          <w:p>
            <w:r>
              <w:rPr>
                <w:rFonts w:ascii="Calibri" w:cs="Calibri" w:eastAsia="Calibri" w:hAnsi="Calibri"/>
                <w:b w:val="false"/>
                <w:bCs w:val="false"/>
                <w:sz w:val="18"/>
                <w:szCs w:val="18"/>
              </w:rPr>
              <w:t xml:space="preserve">Wei et al. (2022) — cited as ICML.</w:t>
            </w:r>
          </w:p>
        </w:tc>
        <w:tc>
          <w:tcPr>
            <w:tcW w:type="dxa" w:w="2450"/>
            <w:tcMar>
              <w:top w:type="dxa" w:w="60"/>
              <w:left w:type="dxa" w:w="80"/>
              <w:bottom w:type="dxa" w:w="60"/>
              <w:right w:type="dxa" w:w="80"/>
            </w:tcMar>
          </w:tcPr>
          <w:p>
            <w:r>
              <w:rPr>
                <w:rFonts w:ascii="Calibri" w:cs="Calibri" w:eastAsia="Calibri" w:hAnsi="Calibri"/>
                <w:b w:val="false"/>
                <w:bCs w:val="false"/>
                <w:sz w:val="18"/>
                <w:szCs w:val="18"/>
              </w:rPr>
              <w:t xml:space="preserve">NeurIPS proceedings page + dblp: published Adv. Neural Inf. Process. Syst. 35.</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Error – wrong venue</w:t>
            </w:r>
          </w:p>
        </w:tc>
        <w:tc>
          <w:tcPr>
            <w:tcW w:type="dxa" w:w="3500"/>
            <w:tcMar>
              <w:top w:type="dxa" w:w="60"/>
              <w:left w:type="dxa" w:w="80"/>
              <w:bottom w:type="dxa" w:w="60"/>
              <w:right w:type="dxa" w:w="80"/>
            </w:tcMar>
          </w:tcPr>
          <w:p>
            <w:r>
              <w:rPr>
                <w:rFonts w:ascii="Calibri" w:cs="Calibri" w:eastAsia="Calibri" w:hAnsi="Calibri"/>
                <w:b w:val="false"/>
                <w:bCs w:val="false"/>
                <w:sz w:val="18"/>
                <w:szCs w:val="18"/>
              </w:rPr>
              <w:t xml:space="preserve">ICML → NeurIPS 2022.</w:t>
            </w:r>
          </w:p>
        </w:tc>
      </w:tr>
      <w:tr>
        <w:tc>
          <w:tcPr>
            <w:tcW w:type="dxa" w:w="500"/>
            <w:tcMar>
              <w:top w:type="dxa" w:w="60"/>
              <w:left w:type="dxa" w:w="80"/>
              <w:bottom w:type="dxa" w:w="60"/>
              <w:right w:type="dxa" w:w="80"/>
            </w:tcMar>
          </w:tcPr>
          <w:p>
            <w:r>
              <w:rPr>
                <w:rFonts w:ascii="Calibri" w:cs="Calibri" w:eastAsia="Calibri" w:hAnsi="Calibri"/>
                <w:b w:val="false"/>
                <w:bCs w:val="false"/>
                <w:sz w:val="18"/>
                <w:szCs w:val="18"/>
              </w:rPr>
              <w:t xml:space="preserve">2</w:t>
            </w:r>
          </w:p>
        </w:tc>
        <w:tc>
          <w:tcPr>
            <w:tcW w:type="dxa" w:w="1750"/>
            <w:tcMar>
              <w:top w:type="dxa" w:w="60"/>
              <w:left w:type="dxa" w:w="80"/>
              <w:bottom w:type="dxa" w:w="60"/>
              <w:right w:type="dxa" w:w="80"/>
            </w:tcMar>
          </w:tcPr>
          <w:p>
            <w:r>
              <w:rPr>
                <w:rFonts w:ascii="Calibri" w:cs="Calibri" w:eastAsia="Calibri" w:hAnsi="Calibri"/>
                <w:b w:val="false"/>
                <w:bCs w:val="false"/>
                <w:sz w:val="18"/>
                <w:szCs w:val="18"/>
              </w:rPr>
              <w:t xml:space="preserve">Yao et al. (2022) — 6 authors, cited as bare arXiv preprint.</w:t>
            </w:r>
          </w:p>
        </w:tc>
        <w:tc>
          <w:tcPr>
            <w:tcW w:type="dxa" w:w="2450"/>
            <w:tcMar>
              <w:top w:type="dxa" w:w="60"/>
              <w:left w:type="dxa" w:w="80"/>
              <w:bottom w:type="dxa" w:w="60"/>
              <w:right w:type="dxa" w:w="80"/>
            </w:tcMar>
          </w:tcPr>
          <w:p>
            <w:r>
              <w:rPr>
                <w:rFonts w:ascii="Calibri" w:cs="Calibri" w:eastAsia="Calibri" w:hAnsi="Calibri"/>
                <w:b w:val="false"/>
                <w:bCs w:val="false"/>
                <w:sz w:val="18"/>
                <w:szCs w:val="18"/>
              </w:rPr>
              <w:t xml:space="preserve">Princeton pub. record + ICLR 2023 oral listing: 7 authors (incl. Du, N.); accepted ICLR 2023.</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Error – missing author; venue omitted</w:t>
            </w:r>
          </w:p>
        </w:tc>
        <w:tc>
          <w:tcPr>
            <w:tcW w:type="dxa" w:w="3500"/>
            <w:tcMar>
              <w:top w:type="dxa" w:w="60"/>
              <w:left w:type="dxa" w:w="80"/>
              <w:bottom w:type="dxa" w:w="60"/>
              <w:right w:type="dxa" w:w="80"/>
            </w:tcMar>
          </w:tcPr>
          <w:p>
            <w:r>
              <w:rPr>
                <w:rFonts w:ascii="Calibri" w:cs="Calibri" w:eastAsia="Calibri" w:hAnsi="Calibri"/>
                <w:b w:val="false"/>
                <w:bCs w:val="false"/>
                <w:sz w:val="18"/>
                <w:szCs w:val="18"/>
              </w:rPr>
              <w:t xml:space="preserve">Add “Du, N.”; cite as ICLR 2023 (arXiv:2210.03629).</w:t>
            </w:r>
          </w:p>
        </w:tc>
      </w:tr>
      <w:tr>
        <w:tc>
          <w:tcPr>
            <w:tcW w:type="dxa" w:w="500"/>
            <w:tcMar>
              <w:top w:type="dxa" w:w="60"/>
              <w:left w:type="dxa" w:w="80"/>
              <w:bottom w:type="dxa" w:w="60"/>
              <w:right w:type="dxa" w:w="80"/>
            </w:tcMar>
          </w:tcPr>
          <w:p>
            <w:r>
              <w:rPr>
                <w:rFonts w:ascii="Calibri" w:cs="Calibri" w:eastAsia="Calibri" w:hAnsi="Calibri"/>
                <w:b w:val="false"/>
                <w:bCs w:val="false"/>
                <w:sz w:val="18"/>
                <w:szCs w:val="18"/>
              </w:rPr>
              <w:t xml:space="preserve">3</w:t>
            </w:r>
          </w:p>
        </w:tc>
        <w:tc>
          <w:tcPr>
            <w:tcW w:type="dxa" w:w="1750"/>
            <w:tcMar>
              <w:top w:type="dxa" w:w="60"/>
              <w:left w:type="dxa" w:w="80"/>
              <w:bottom w:type="dxa" w:w="60"/>
              <w:right w:type="dxa" w:w="80"/>
            </w:tcMar>
          </w:tcPr>
          <w:p>
            <w:r>
              <w:rPr>
                <w:rFonts w:ascii="Calibri" w:cs="Calibri" w:eastAsia="Calibri" w:hAnsi="Calibri"/>
                <w:b w:val="false"/>
                <w:bCs w:val="false"/>
                <w:sz w:val="18"/>
                <w:szCs w:val="18"/>
              </w:rPr>
              <w:t xml:space="preserve">Chen et al. (2021), arXiv:2107.03374.</w:t>
            </w:r>
          </w:p>
        </w:tc>
        <w:tc>
          <w:tcPr>
            <w:tcW w:type="dxa" w:w="2450"/>
            <w:tcMar>
              <w:top w:type="dxa" w:w="60"/>
              <w:left w:type="dxa" w:w="80"/>
              <w:bottom w:type="dxa" w:w="60"/>
              <w:right w:type="dxa" w:w="80"/>
            </w:tcMar>
          </w:tcPr>
          <w:p>
            <w:r>
              <w:rPr>
                <w:rFonts w:ascii="Calibri" w:cs="Calibri" w:eastAsia="Calibri" w:hAnsi="Calibri"/>
                <w:b w:val="false"/>
                <w:bCs w:val="false"/>
                <w:sz w:val="18"/>
                <w:szCs w:val="18"/>
              </w:rPr>
              <w:t xml:space="preserve">arxiv.org/abs/2107.03374 — authors and date match.</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Verified</w:t>
            </w:r>
          </w:p>
        </w:tc>
        <w:tc>
          <w:tcPr>
            <w:tcW w:type="dxa" w:w="3500"/>
            <w:tcMar>
              <w:top w:type="dxa" w:w="60"/>
              <w:left w:type="dxa" w:w="80"/>
              <w:bottom w:type="dxa" w:w="60"/>
              <w:right w:type="dxa" w:w="80"/>
            </w:tcMar>
          </w:tcPr>
          <w:p>
            <w:r>
              <w:rPr>
                <w:rFonts w:ascii="Calibri" w:cs="Calibri" w:eastAsia="Calibri" w:hAnsi="Calibri"/>
                <w:b w:val="false"/>
                <w:bCs w:val="false"/>
                <w:sz w:val="18"/>
                <w:szCs w:val="18"/>
              </w:rPr>
              <w:t xml:space="preserve">No change.</w:t>
            </w:r>
          </w:p>
        </w:tc>
      </w:tr>
      <w:tr>
        <w:tc>
          <w:tcPr>
            <w:tcW w:type="dxa" w:w="500"/>
            <w:tcMar>
              <w:top w:type="dxa" w:w="60"/>
              <w:left w:type="dxa" w:w="80"/>
              <w:bottom w:type="dxa" w:w="60"/>
              <w:right w:type="dxa" w:w="80"/>
            </w:tcMar>
          </w:tcPr>
          <w:p>
            <w:r>
              <w:rPr>
                <w:rFonts w:ascii="Calibri" w:cs="Calibri" w:eastAsia="Calibri" w:hAnsi="Calibri"/>
                <w:b w:val="false"/>
                <w:bCs w:val="false"/>
                <w:sz w:val="18"/>
                <w:szCs w:val="18"/>
              </w:rPr>
              <w:t xml:space="preserve">4</w:t>
            </w:r>
          </w:p>
        </w:tc>
        <w:tc>
          <w:tcPr>
            <w:tcW w:type="dxa" w:w="1750"/>
            <w:tcMar>
              <w:top w:type="dxa" w:w="60"/>
              <w:left w:type="dxa" w:w="80"/>
              <w:bottom w:type="dxa" w:w="60"/>
              <w:right w:type="dxa" w:w="80"/>
            </w:tcMar>
          </w:tcPr>
          <w:p>
            <w:r>
              <w:rPr>
                <w:rFonts w:ascii="Calibri" w:cs="Calibri" w:eastAsia="Calibri" w:hAnsi="Calibri"/>
                <w:b w:val="false"/>
                <w:bCs w:val="false"/>
                <w:sz w:val="18"/>
                <w:szCs w:val="18"/>
              </w:rPr>
              <w:t xml:space="preserve">Park et al. (2023) — cited as CHI 2023.</w:t>
            </w:r>
          </w:p>
        </w:tc>
        <w:tc>
          <w:tcPr>
            <w:tcW w:type="dxa" w:w="2450"/>
            <w:tcMar>
              <w:top w:type="dxa" w:w="60"/>
              <w:left w:type="dxa" w:w="80"/>
              <w:bottom w:type="dxa" w:w="60"/>
              <w:right w:type="dxa" w:w="80"/>
            </w:tcMar>
          </w:tcPr>
          <w:p>
            <w:r>
              <w:rPr>
                <w:rFonts w:ascii="Calibri" w:cs="Calibri" w:eastAsia="Calibri" w:hAnsi="Calibri"/>
                <w:b w:val="false"/>
                <w:bCs w:val="false"/>
                <w:sz w:val="18"/>
                <w:szCs w:val="18"/>
              </w:rPr>
              <w:t xml:space="preserve">ACM DL record (doi:10.1145/3586183.3606763): UIST 2023.</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Error – wrong venue</w:t>
            </w:r>
          </w:p>
        </w:tc>
        <w:tc>
          <w:tcPr>
            <w:tcW w:type="dxa" w:w="3500"/>
            <w:tcMar>
              <w:top w:type="dxa" w:w="60"/>
              <w:left w:type="dxa" w:w="80"/>
              <w:bottom w:type="dxa" w:w="60"/>
              <w:right w:type="dxa" w:w="80"/>
            </w:tcMar>
          </w:tcPr>
          <w:p>
            <w:r>
              <w:rPr>
                <w:rFonts w:ascii="Calibri" w:cs="Calibri" w:eastAsia="Calibri" w:hAnsi="Calibri"/>
                <w:b w:val="false"/>
                <w:bCs w:val="false"/>
                <w:sz w:val="18"/>
                <w:szCs w:val="18"/>
              </w:rPr>
              <w:t xml:space="preserve">CHI 2023 → UIST 2023.</w:t>
            </w:r>
          </w:p>
        </w:tc>
      </w:tr>
      <w:tr>
        <w:tc>
          <w:tcPr>
            <w:tcW w:type="dxa" w:w="500"/>
            <w:tcMar>
              <w:top w:type="dxa" w:w="60"/>
              <w:left w:type="dxa" w:w="80"/>
              <w:bottom w:type="dxa" w:w="60"/>
              <w:right w:type="dxa" w:w="80"/>
            </w:tcMar>
          </w:tcPr>
          <w:p>
            <w:r>
              <w:rPr>
                <w:rFonts w:ascii="Calibri" w:cs="Calibri" w:eastAsia="Calibri" w:hAnsi="Calibri"/>
                <w:b w:val="false"/>
                <w:bCs w:val="false"/>
                <w:sz w:val="18"/>
                <w:szCs w:val="18"/>
              </w:rPr>
              <w:t xml:space="preserve">5</w:t>
            </w:r>
          </w:p>
        </w:tc>
        <w:tc>
          <w:tcPr>
            <w:tcW w:type="dxa" w:w="1750"/>
            <w:tcMar>
              <w:top w:type="dxa" w:w="60"/>
              <w:left w:type="dxa" w:w="80"/>
              <w:bottom w:type="dxa" w:w="60"/>
              <w:right w:type="dxa" w:w="80"/>
            </w:tcMar>
          </w:tcPr>
          <w:p>
            <w:r>
              <w:rPr>
                <w:rFonts w:ascii="Calibri" w:cs="Calibri" w:eastAsia="Calibri" w:hAnsi="Calibri"/>
                <w:b w:val="false"/>
                <w:bCs w:val="false"/>
                <w:sz w:val="18"/>
                <w:szCs w:val="18"/>
              </w:rPr>
              <w:t xml:space="preserve">Shinn et al. (2023), NeurIPS 2023, 6 authors.</w:t>
            </w:r>
          </w:p>
        </w:tc>
        <w:tc>
          <w:tcPr>
            <w:tcW w:type="dxa" w:w="2450"/>
            <w:tcMar>
              <w:top w:type="dxa" w:w="60"/>
              <w:left w:type="dxa" w:w="80"/>
              <w:bottom w:type="dxa" w:w="60"/>
              <w:right w:type="dxa" w:w="80"/>
            </w:tcMar>
          </w:tcPr>
          <w:p>
            <w:r>
              <w:rPr>
                <w:rFonts w:ascii="Calibri" w:cs="Calibri" w:eastAsia="Calibri" w:hAnsi="Calibri"/>
                <w:b w:val="false"/>
                <w:bCs w:val="false"/>
                <w:sz w:val="18"/>
                <w:szCs w:val="18"/>
              </w:rPr>
              <w:t xml:space="preserve">NeurIPS poster page + project GitHub — authors and venue match.</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Verified</w:t>
            </w:r>
          </w:p>
        </w:tc>
        <w:tc>
          <w:tcPr>
            <w:tcW w:type="dxa" w:w="3500"/>
            <w:tcMar>
              <w:top w:type="dxa" w:w="60"/>
              <w:left w:type="dxa" w:w="80"/>
              <w:bottom w:type="dxa" w:w="60"/>
              <w:right w:type="dxa" w:w="80"/>
            </w:tcMar>
          </w:tcPr>
          <w:p>
            <w:r>
              <w:rPr>
                <w:rFonts w:ascii="Calibri" w:cs="Calibri" w:eastAsia="Calibri" w:hAnsi="Calibri"/>
                <w:b w:val="false"/>
                <w:bCs w:val="false"/>
                <w:sz w:val="18"/>
                <w:szCs w:val="18"/>
              </w:rPr>
              <w:t xml:space="preserve">No change.</w:t>
            </w:r>
          </w:p>
        </w:tc>
      </w:tr>
      <w:tr>
        <w:tc>
          <w:tcPr>
            <w:tcW w:type="dxa" w:w="500"/>
            <w:tcMar>
              <w:top w:type="dxa" w:w="60"/>
              <w:left w:type="dxa" w:w="80"/>
              <w:bottom w:type="dxa" w:w="60"/>
              <w:right w:type="dxa" w:w="80"/>
            </w:tcMar>
          </w:tcPr>
          <w:p>
            <w:r>
              <w:rPr>
                <w:rFonts w:ascii="Calibri" w:cs="Calibri" w:eastAsia="Calibri" w:hAnsi="Calibri"/>
                <w:b w:val="false"/>
                <w:bCs w:val="false"/>
                <w:sz w:val="18"/>
                <w:szCs w:val="18"/>
              </w:rPr>
              <w:t xml:space="preserve">6</w:t>
            </w:r>
          </w:p>
        </w:tc>
        <w:tc>
          <w:tcPr>
            <w:tcW w:type="dxa" w:w="1750"/>
            <w:tcMar>
              <w:top w:type="dxa" w:w="60"/>
              <w:left w:type="dxa" w:w="80"/>
              <w:bottom w:type="dxa" w:w="60"/>
              <w:right w:type="dxa" w:w="80"/>
            </w:tcMar>
          </w:tcPr>
          <w:p>
            <w:r>
              <w:rPr>
                <w:rFonts w:ascii="Calibri" w:cs="Calibri" w:eastAsia="Calibri" w:hAnsi="Calibri"/>
                <w:b w:val="false"/>
                <w:bCs w:val="false"/>
                <w:sz w:val="18"/>
                <w:szCs w:val="18"/>
              </w:rPr>
              <w:t xml:space="preserve">Jimenez et al. (2023) — arXiv only, no venue of record.</w:t>
            </w:r>
          </w:p>
        </w:tc>
        <w:tc>
          <w:tcPr>
            <w:tcW w:type="dxa" w:w="2450"/>
            <w:tcMar>
              <w:top w:type="dxa" w:w="60"/>
              <w:left w:type="dxa" w:w="80"/>
              <w:bottom w:type="dxa" w:w="60"/>
              <w:right w:type="dxa" w:w="80"/>
            </w:tcMar>
          </w:tcPr>
          <w:p>
            <w:r>
              <w:rPr>
                <w:rFonts w:ascii="Calibri" w:cs="Calibri" w:eastAsia="Calibri" w:hAnsi="Calibri"/>
                <w:b w:val="false"/>
                <w:bCs w:val="false"/>
                <w:sz w:val="18"/>
                <w:szCs w:val="18"/>
              </w:rPr>
              <w:t xml:space="preserve">ICLR 2024 oral listing (iclr.cc/virtual/2024/oral/19757).</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Error – incomplete (venue omitted)</w:t>
            </w:r>
          </w:p>
        </w:tc>
        <w:tc>
          <w:tcPr>
            <w:tcW w:type="dxa" w:w="3500"/>
            <w:tcMar>
              <w:top w:type="dxa" w:w="60"/>
              <w:left w:type="dxa" w:w="80"/>
              <w:bottom w:type="dxa" w:w="60"/>
              <w:right w:type="dxa" w:w="80"/>
            </w:tcMar>
          </w:tcPr>
          <w:p>
            <w:r>
              <w:rPr>
                <w:rFonts w:ascii="Calibri" w:cs="Calibri" w:eastAsia="Calibri" w:hAnsi="Calibri"/>
                <w:b w:val="false"/>
                <w:bCs w:val="false"/>
                <w:sz w:val="18"/>
                <w:szCs w:val="18"/>
              </w:rPr>
              <w:t xml:space="preserve">Add “ICLR 2024 (Oral)”; year 2023 → 2024.</w:t>
            </w:r>
          </w:p>
        </w:tc>
      </w:tr>
      <w:tr>
        <w:tc>
          <w:tcPr>
            <w:tcW w:type="dxa" w:w="500"/>
            <w:tcMar>
              <w:top w:type="dxa" w:w="60"/>
              <w:left w:type="dxa" w:w="80"/>
              <w:bottom w:type="dxa" w:w="60"/>
              <w:right w:type="dxa" w:w="80"/>
            </w:tcMar>
          </w:tcPr>
          <w:p>
            <w:r>
              <w:rPr>
                <w:rFonts w:ascii="Calibri" w:cs="Calibri" w:eastAsia="Calibri" w:hAnsi="Calibri"/>
                <w:b w:val="false"/>
                <w:bCs w:val="false"/>
                <w:sz w:val="18"/>
                <w:szCs w:val="18"/>
              </w:rPr>
              <w:t xml:space="preserve">7</w:t>
            </w:r>
          </w:p>
        </w:tc>
        <w:tc>
          <w:tcPr>
            <w:tcW w:type="dxa" w:w="1750"/>
            <w:tcMar>
              <w:top w:type="dxa" w:w="60"/>
              <w:left w:type="dxa" w:w="80"/>
              <w:bottom w:type="dxa" w:w="60"/>
              <w:right w:type="dxa" w:w="80"/>
            </w:tcMar>
          </w:tcPr>
          <w:p>
            <w:r>
              <w:rPr>
                <w:rFonts w:ascii="Calibri" w:cs="Calibri" w:eastAsia="Calibri" w:hAnsi="Calibri"/>
                <w:b w:val="false"/>
                <w:bCs w:val="false"/>
                <w:sz w:val="18"/>
                <w:szCs w:val="18"/>
              </w:rPr>
              <w:t xml:space="preserve">Qian et al. (2023), arXiv:2307.07924, 8 authors.</w:t>
            </w:r>
          </w:p>
        </w:tc>
        <w:tc>
          <w:tcPr>
            <w:tcW w:type="dxa" w:w="2450"/>
            <w:tcMar>
              <w:top w:type="dxa" w:w="60"/>
              <w:left w:type="dxa" w:w="80"/>
              <w:bottom w:type="dxa" w:w="60"/>
              <w:right w:type="dxa" w:w="80"/>
            </w:tcMar>
          </w:tcPr>
          <w:p>
            <w:r>
              <w:rPr>
                <w:rFonts w:ascii="Calibri" w:cs="Calibri" w:eastAsia="Calibri" w:hAnsi="Calibri"/>
                <w:b w:val="false"/>
                <w:bCs w:val="false"/>
                <w:sz w:val="18"/>
                <w:szCs w:val="18"/>
              </w:rPr>
              <w:t xml:space="preserve">arxiv.org/abs/2307.07924 — authors and id match.</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Verified</w:t>
            </w:r>
          </w:p>
        </w:tc>
        <w:tc>
          <w:tcPr>
            <w:tcW w:type="dxa" w:w="3500"/>
            <w:tcMar>
              <w:top w:type="dxa" w:w="60"/>
              <w:left w:type="dxa" w:w="80"/>
              <w:bottom w:type="dxa" w:w="60"/>
              <w:right w:type="dxa" w:w="80"/>
            </w:tcMar>
          </w:tcPr>
          <w:p>
            <w:r>
              <w:rPr>
                <w:rFonts w:ascii="Calibri" w:cs="Calibri" w:eastAsia="Calibri" w:hAnsi="Calibri"/>
                <w:b w:val="false"/>
                <w:bCs w:val="false"/>
                <w:sz w:val="18"/>
                <w:szCs w:val="18"/>
              </w:rPr>
              <w:t xml:space="preserve">No change.</w:t>
            </w:r>
          </w:p>
        </w:tc>
      </w:tr>
      <w:tr>
        <w:tc>
          <w:tcPr>
            <w:tcW w:type="dxa" w:w="500"/>
            <w:tcMar>
              <w:top w:type="dxa" w:w="60"/>
              <w:left w:type="dxa" w:w="80"/>
              <w:bottom w:type="dxa" w:w="60"/>
              <w:right w:type="dxa" w:w="80"/>
            </w:tcMar>
          </w:tcPr>
          <w:p>
            <w:r>
              <w:rPr>
                <w:rFonts w:ascii="Calibri" w:cs="Calibri" w:eastAsia="Calibri" w:hAnsi="Calibri"/>
                <w:b w:val="false"/>
                <w:bCs w:val="false"/>
                <w:sz w:val="18"/>
                <w:szCs w:val="18"/>
              </w:rPr>
              <w:t xml:space="preserve">8</w:t>
            </w:r>
          </w:p>
        </w:tc>
        <w:tc>
          <w:tcPr>
            <w:tcW w:type="dxa" w:w="1750"/>
            <w:tcMar>
              <w:top w:type="dxa" w:w="60"/>
              <w:left w:type="dxa" w:w="80"/>
              <w:bottom w:type="dxa" w:w="60"/>
              <w:right w:type="dxa" w:w="80"/>
            </w:tcMar>
          </w:tcPr>
          <w:p>
            <w:r>
              <w:rPr>
                <w:rFonts w:ascii="Calibri" w:cs="Calibri" w:eastAsia="Calibri" w:hAnsi="Calibri"/>
                <w:b w:val="false"/>
                <w:bCs w:val="false"/>
                <w:sz w:val="18"/>
                <w:szCs w:val="18"/>
              </w:rPr>
              <w:t xml:space="preserve">Xi et al. (2023), arXiv:2309.07864.</w:t>
            </w:r>
          </w:p>
        </w:tc>
        <w:tc>
          <w:tcPr>
            <w:tcW w:type="dxa" w:w="2450"/>
            <w:tcMar>
              <w:top w:type="dxa" w:w="60"/>
              <w:left w:type="dxa" w:w="80"/>
              <w:bottom w:type="dxa" w:w="60"/>
              <w:right w:type="dxa" w:w="80"/>
            </w:tcMar>
          </w:tcPr>
          <w:p>
            <w:r>
              <w:rPr>
                <w:rFonts w:ascii="Calibri" w:cs="Calibri" w:eastAsia="Calibri" w:hAnsi="Calibri"/>
                <w:b w:val="false"/>
                <w:bCs w:val="false"/>
                <w:sz w:val="18"/>
                <w:szCs w:val="18"/>
              </w:rPr>
              <w:t xml:space="preserve">arxiv.org/abs/2309.07864 — author list and id match.</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Verified</w:t>
            </w:r>
          </w:p>
        </w:tc>
        <w:tc>
          <w:tcPr>
            <w:tcW w:type="dxa" w:w="3500"/>
            <w:tcMar>
              <w:top w:type="dxa" w:w="60"/>
              <w:left w:type="dxa" w:w="80"/>
              <w:bottom w:type="dxa" w:w="60"/>
              <w:right w:type="dxa" w:w="80"/>
            </w:tcMar>
          </w:tcPr>
          <w:p>
            <w:r>
              <w:rPr>
                <w:rFonts w:ascii="Calibri" w:cs="Calibri" w:eastAsia="Calibri" w:hAnsi="Calibri"/>
                <w:b w:val="false"/>
                <w:bCs w:val="false"/>
                <w:sz w:val="18"/>
                <w:szCs w:val="18"/>
              </w:rPr>
              <w:t xml:space="preserve">No change.</w:t>
            </w:r>
          </w:p>
        </w:tc>
      </w:tr>
      <w:tr>
        <w:tc>
          <w:tcPr>
            <w:tcW w:type="dxa" w:w="500"/>
            <w:tcMar>
              <w:top w:type="dxa" w:w="60"/>
              <w:left w:type="dxa" w:w="80"/>
              <w:bottom w:type="dxa" w:w="60"/>
              <w:right w:type="dxa" w:w="80"/>
            </w:tcMar>
          </w:tcPr>
          <w:p>
            <w:r>
              <w:rPr>
                <w:rFonts w:ascii="Calibri" w:cs="Calibri" w:eastAsia="Calibri" w:hAnsi="Calibri"/>
                <w:b w:val="false"/>
                <w:bCs w:val="false"/>
                <w:sz w:val="18"/>
                <w:szCs w:val="18"/>
              </w:rPr>
              <w:t xml:space="preserve">9</w:t>
            </w:r>
          </w:p>
        </w:tc>
        <w:tc>
          <w:tcPr>
            <w:tcW w:type="dxa" w:w="1750"/>
            <w:tcMar>
              <w:top w:type="dxa" w:w="60"/>
              <w:left w:type="dxa" w:w="80"/>
              <w:bottom w:type="dxa" w:w="60"/>
              <w:right w:type="dxa" w:w="80"/>
            </w:tcMar>
          </w:tcPr>
          <w:p>
            <w:r>
              <w:rPr>
                <w:rFonts w:ascii="Calibri" w:cs="Calibri" w:eastAsia="Calibri" w:hAnsi="Calibri"/>
                <w:b w:val="false"/>
                <w:bCs w:val="false"/>
                <w:sz w:val="18"/>
                <w:szCs w:val="18"/>
              </w:rPr>
              <w:t xml:space="preserve">Gao et al. (2022) — cited as ICML with year 2022.</w:t>
            </w:r>
          </w:p>
        </w:tc>
        <w:tc>
          <w:tcPr>
            <w:tcW w:type="dxa" w:w="2450"/>
            <w:tcMar>
              <w:top w:type="dxa" w:w="60"/>
              <w:left w:type="dxa" w:w="80"/>
              <w:bottom w:type="dxa" w:w="60"/>
              <w:right w:type="dxa" w:w="80"/>
            </w:tcMar>
          </w:tcPr>
          <w:p>
            <w:r>
              <w:rPr>
                <w:rFonts w:ascii="Calibri" w:cs="Calibri" w:eastAsia="Calibri" w:hAnsi="Calibri"/>
                <w:b w:val="false"/>
                <w:bCs w:val="false"/>
                <w:sz w:val="18"/>
                <w:szCs w:val="18"/>
              </w:rPr>
              <w:t xml:space="preserve">ICML proceedings (proceedings.mlr.press/v202/gao23f.html): published ICML 2023; arXiv preprint posted Nov 2022.</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Error – wrong year (preprint date used)</w:t>
            </w:r>
          </w:p>
        </w:tc>
        <w:tc>
          <w:tcPr>
            <w:tcW w:type="dxa" w:w="3500"/>
            <w:tcMar>
              <w:top w:type="dxa" w:w="60"/>
              <w:left w:type="dxa" w:w="80"/>
              <w:bottom w:type="dxa" w:w="60"/>
              <w:right w:type="dxa" w:w="80"/>
            </w:tcMar>
          </w:tcPr>
          <w:p>
            <w:r>
              <w:rPr>
                <w:rFonts w:ascii="Calibri" w:cs="Calibri" w:eastAsia="Calibri" w:hAnsi="Calibri"/>
                <w:b w:val="false"/>
                <w:bCs w:val="false"/>
                <w:sz w:val="18"/>
                <w:szCs w:val="18"/>
              </w:rPr>
              <w:t xml:space="preserve">2022 → 2023.</w:t>
            </w:r>
          </w:p>
        </w:tc>
      </w:tr>
      <w:tr>
        <w:tc>
          <w:tcPr>
            <w:tcW w:type="dxa" w:w="500"/>
            <w:tcMar>
              <w:top w:type="dxa" w:w="60"/>
              <w:left w:type="dxa" w:w="80"/>
              <w:bottom w:type="dxa" w:w="60"/>
              <w:right w:type="dxa" w:w="80"/>
            </w:tcMar>
          </w:tcPr>
          <w:p>
            <w:r>
              <w:rPr>
                <w:rFonts w:ascii="Calibri" w:cs="Calibri" w:eastAsia="Calibri" w:hAnsi="Calibri"/>
                <w:b w:val="false"/>
                <w:bCs w:val="false"/>
                <w:sz w:val="18"/>
                <w:szCs w:val="18"/>
              </w:rPr>
              <w:t xml:space="preserve">10</w:t>
            </w:r>
          </w:p>
        </w:tc>
        <w:tc>
          <w:tcPr>
            <w:tcW w:type="dxa" w:w="1750"/>
            <w:tcMar>
              <w:top w:type="dxa" w:w="60"/>
              <w:left w:type="dxa" w:w="80"/>
              <w:bottom w:type="dxa" w:w="60"/>
              <w:right w:type="dxa" w:w="80"/>
            </w:tcMar>
          </w:tcPr>
          <w:p>
            <w:r>
              <w:rPr>
                <w:rFonts w:ascii="Calibri" w:cs="Calibri" w:eastAsia="Calibri" w:hAnsi="Calibri"/>
                <w:b w:val="false"/>
                <w:bCs w:val="false"/>
                <w:sz w:val="18"/>
                <w:szCs w:val="18"/>
              </w:rPr>
              <w:t xml:space="preserve">Liu et al. (2023) — cited as NeurIPS 2023.</w:t>
            </w:r>
          </w:p>
        </w:tc>
        <w:tc>
          <w:tcPr>
            <w:tcW w:type="dxa" w:w="2450"/>
            <w:tcMar>
              <w:top w:type="dxa" w:w="60"/>
              <w:left w:type="dxa" w:w="80"/>
              <w:bottom w:type="dxa" w:w="60"/>
              <w:right w:type="dxa" w:w="80"/>
            </w:tcMar>
          </w:tcPr>
          <w:p>
            <w:r>
              <w:rPr>
                <w:rFonts w:ascii="Calibri" w:cs="Calibri" w:eastAsia="Calibri" w:hAnsi="Calibri"/>
                <w:b w:val="false"/>
                <w:bCs w:val="false"/>
                <w:sz w:val="18"/>
                <w:szCs w:val="18"/>
              </w:rPr>
              <w:t xml:space="preserve">arxiv.org/abs/2308.03688 + THUDM/AgentBench repo (“ICLR’24”): no NeurIPS appearance found.</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Error – fabricated venue</w:t>
            </w:r>
          </w:p>
        </w:tc>
        <w:tc>
          <w:tcPr>
            <w:tcW w:type="dxa" w:w="3500"/>
            <w:tcMar>
              <w:top w:type="dxa" w:w="60"/>
              <w:left w:type="dxa" w:w="80"/>
              <w:bottom w:type="dxa" w:w="60"/>
              <w:right w:type="dxa" w:w="80"/>
            </w:tcMar>
          </w:tcPr>
          <w:p>
            <w:r>
              <w:rPr>
                <w:rFonts w:ascii="Calibri" w:cs="Calibri" w:eastAsia="Calibri" w:hAnsi="Calibri"/>
                <w:b w:val="false"/>
                <w:bCs w:val="false"/>
                <w:sz w:val="18"/>
                <w:szCs w:val="18"/>
              </w:rPr>
              <w:t xml:space="preserve">NeurIPS 2023 → arXiv:2308.03688 (accepted ICLR 2024).</w:t>
            </w:r>
          </w:p>
        </w:tc>
      </w:tr>
    </w:tbl>
    <w:p>
      <w:pPr>
        <w:spacing w:after="280"/>
      </w:pPr>
      <w:r>
        <w:rPr>
          <w:rFonts w:ascii="Calibri" w:cs="Calibri" w:eastAsia="Calibri" w:hAnsi="Calibri"/>
          <w:sz w:val="21"/>
          <w:szCs w:val="21"/>
        </w:rPr>
        <w:t xml:space="preserve">Summary: 4 of 10 references (40%) were fully correct on first pass (authors, year, title, and venue all verified). 6 of 10 (60%) contained a metadata error — an incorrect venue, an incorrect year, or a dropped author — while still pointing to a real, relevant, locatable paper. 0 of 10 were entirely fabricated (“phantom”) citations. The dominant failure mode was conflating an arXiv preprint's posting date and informal status with the peer-reviewed venue and year of record (e.g., citing PAL and ReAct by their 2022 arXiv posting rather than their 2023 ICLR/ICML publication, or omitting SWE-bench's ICLR 2024 acceptance entirely). This is a more insidious defect than outright fabrication: because the underlying paper is real and topically correct, the error survives a casual read and is caught only by checking each field against a primary source.</w:t>
      </w:r>
    </w:p>
    <w:p>
      <w:pPr>
        <w:pStyle w:val="Heading2"/>
        <w:spacing w:after="160"/>
      </w:pPr>
      <w:r>
        <w:rPr>
          <w:rFonts w:ascii="Calibri" w:cs="Calibri" w:eastAsia="Calibri" w:hAnsi="Calibri"/>
        </w:rPr>
        <w:t xml:space="preserve">4. Revised Document (v2) — Edited with Track Changes</w:t>
      </w:r>
    </w:p>
    <w:p>
      <w:pPr>
        <w:spacing w:after="160"/>
      </w:pPr>
      <w:r>
        <w:rPr>
          <w:rFonts w:ascii="Calibri" w:cs="Calibri" w:eastAsia="Calibri" w:hAnsi="Calibri"/>
          <w:sz w:val="21"/>
          <w:szCs w:val="21"/>
        </w:rPr>
        <w:t xml:space="preserve">The same literature review was then revised using Microsoft Word's Track Changes (Review → Track Changes) feature, under the editor name “Qaium Hossain (Editor).” Every correction identified in Section 3, plus two clarity edits to the prose itself, is preserved below as a visible insertion/deletion so the exact edit history is auditable rather than silently overwritten.</w:t>
      </w:r>
    </w:p>
    <w:p>
      <w:pPr>
        <w:pStyle w:val="Heading3"/>
        <w:spacing w:after="160"/>
      </w:pPr>
      <w:r>
        <w:rPr>
          <w:rFonts w:ascii="Calibri" w:cs="Calibri" w:eastAsia="Calibri" w:hAnsi="Calibri"/>
        </w:rPr>
        <w:t xml:space="preserve">Agentic Harnesses and the Changing Locus of Competence in LLM-Assisted Software Development: A Literature Review</w:t>
      </w:r>
    </w:p>
    <w:p>
      <w:pPr>
        <w:spacing w:after="160"/>
      </w:pPr>
      <w:r>
        <w:rPr>
          <w:rFonts w:ascii="Calibri" w:cs="Calibri" w:eastAsia="Calibri" w:hAnsi="Calibri"/>
          <w:sz w:val="21"/>
          <w:szCs w:val="21"/>
        </w:rPr>
        <w:t xml:space="preserve">A growing body of work suggests that the practical capability of a large language model (LLM) system </w:t>
      </w:r>
      <w:del w:id="1001" w:author="Qaium Hossain (Editor)" w:date="2026-09-09T00:00:00Z">
        <w:r>
          <w:rPr>
            <w:rFonts w:ascii="Calibri" w:cs="Calibri" w:eastAsia="Calibri" w:hAnsi="Calibri"/>
            <w:sz w:val="21"/>
            <w:szCs w:val="21"/>
          </w:rPr>
          <w:delText xml:space="preserve">is not fixed by the base model alone: it is co-determined by</w:delText>
        </w:r>
      </w:del>
      <w:ins w:id="1002" w:author="Qaium Hossain (Editor)" w:date="2026-09-09T00:00:00Z">
        <w:r>
          <w:rPr>
            <w:rFonts w:ascii="Calibri" w:cs="Calibri" w:eastAsia="Calibri" w:hAnsi="Calibri"/>
            <w:sz w:val="21"/>
            <w:szCs w:val="21"/>
          </w:rPr>
          <w:t xml:space="preserve">is only partly fixed by the base model itself; it is equally shaped by</w:t>
        </w:r>
      </w:ins>
      <w:r>
        <w:rPr>
          <w:rFonts w:ascii="Calibri" w:cs="Calibri" w:eastAsia="Calibri" w:hAnsi="Calibri"/>
          <w:sz w:val="21"/>
          <w:szCs w:val="21"/>
        </w:rPr>
        <w:t xml:space="preserve"> the surrounding scaffold of retrieval, tool use, memory, and iterative checking that a system's builders wrap around it — what the lecture calls the harness. Wei et al. (2022) provided an early version of this insight at the prompting level: eliciting a structured chain of intermediate reasoning steps, rather than simply querying a larger model, substantially improved performance on arithmetic, commonsense, and symbolic reasoning tasks. </w:t>
      </w:r>
      <w:del w:id="1003" w:author="Qaium Hossain (Editor)" w:date="2026-09-09T00:00:00Z">
        <w:r>
          <w:rPr>
            <w:rFonts w:ascii="Calibri" w:cs="Calibri" w:eastAsia="Calibri" w:hAnsi="Calibri"/>
            <w:sz w:val="21"/>
            <w:szCs w:val="21"/>
          </w:rPr>
          <w:delText xml:space="preserve">Yao et al. (2022) extended</w:delText>
        </w:r>
      </w:del>
      <w:ins w:id="1004" w:author="Qaium Hossain (Editor)" w:date="2026-09-09T00:00:00Z">
        <w:r>
          <w:rPr>
            <w:rFonts w:ascii="Calibri" w:cs="Calibri" w:eastAsia="Calibri" w:hAnsi="Calibri"/>
            <w:sz w:val="21"/>
            <w:szCs w:val="21"/>
          </w:rPr>
          <w:t xml:space="preserve">Yao et al. (2023) extended</w:t>
        </w:r>
      </w:ins>
      <w:r>
        <w:rPr>
          <w:rFonts w:ascii="Calibri" w:cs="Calibri" w:eastAsia="Calibri" w:hAnsi="Calibri"/>
          <w:sz w:val="21"/>
          <w:szCs w:val="21"/>
        </w:rPr>
        <w:t xml:space="preserve"> this idea from reasoning alone to reasoning interleaved with acting, proposing ReAct, a loop in which the model alternates between a thought, an action (e.g., a search query), and an observation from the environment — a pattern that anticipates the gather-plan-do-check cycle used in modern agent harnesses.</w:t>
      </w:r>
    </w:p>
    <w:p>
      <w:pPr>
        <w:spacing w:after="160"/>
      </w:pPr>
      <w:r>
        <w:rPr>
          <w:rFonts w:ascii="Calibri" w:cs="Calibri" w:eastAsia="Calibri" w:hAnsi="Calibri"/>
          <w:sz w:val="21"/>
          <w:szCs w:val="21"/>
        </w:rPr>
        <w:t xml:space="preserve">Two further studies show that once a reasoning-acting loop exists, its ability to recover from failure becomes a design variable in its own right. Shinn et al. (2023) proposed Reflexion, in which an agent that fails a task verbally critiques its own attempt and stores that critique in an episodic memory buffer, improving performance on later trials without any change to model weights — an explicit implementation of a check step that loops back to planning rather than simply terminating. Park et al. (2023) showed a complementary result at the level of long-horizon behavior: a population of “generative agents,” built from an unmodified base model wrapped in a memory stream, a reflection mechanism, and a planning module, produced believable emergent social behavior (planning a party, forming opinions, remembering prior interactions) that no single prompt to the bare model could reproduce.</w:t>
      </w:r>
    </w:p>
    <w:p>
      <w:pPr>
        <w:spacing w:after="160"/>
      </w:pPr>
      <w:r>
        <w:rPr>
          <w:rFonts w:ascii="Calibri" w:cs="Calibri" w:eastAsia="Calibri" w:hAnsi="Calibri"/>
          <w:sz w:val="21"/>
          <w:szCs w:val="21"/>
        </w:rPr>
        <w:t xml:space="preserve">A second cluster of work applies the same logic specifically to programming. Chen et al. (2021) introduced Codex and the HumanEval benchmark and found that repeated sampling combined with an external correctness check (unit tests) raised the effective solve rate from 28.8% to 70.2% on difficult problems — the harness's checking step, not the model's single best guess, drove the improvement. </w:t>
      </w:r>
      <w:del w:id="1005" w:author="Qaium Hossain (Editor)" w:date="2026-09-09T00:00:00Z">
        <w:r>
          <w:rPr>
            <w:rFonts w:ascii="Calibri" w:cs="Calibri" w:eastAsia="Calibri" w:hAnsi="Calibri"/>
            <w:sz w:val="21"/>
            <w:szCs w:val="21"/>
          </w:rPr>
          <w:delText xml:space="preserve">Gao et al. (2022) made</w:delText>
        </w:r>
      </w:del>
      <w:ins w:id="1006" w:author="Qaium Hossain (Editor)" w:date="2026-09-09T00:00:00Z">
        <w:r>
          <w:rPr>
            <w:rFonts w:ascii="Calibri" w:cs="Calibri" w:eastAsia="Calibri" w:hAnsi="Calibri"/>
            <w:sz w:val="21"/>
            <w:szCs w:val="21"/>
          </w:rPr>
          <w:t xml:space="preserve">Gao et al. (2023) made</w:t>
        </w:r>
      </w:ins>
      <w:r>
        <w:rPr>
          <w:rFonts w:ascii="Calibri" w:cs="Calibri" w:eastAsia="Calibri" w:hAnsi="Calibri"/>
          <w:sz w:val="21"/>
          <w:szCs w:val="21"/>
        </w:rPr>
        <w:t xml:space="preserve"> a related design choice explicit in PAL: because language models decompose problems well but execute arithmetic unreliably, PAL has the model generate a program and offloads execution to a Python interpreter </w:t>
      </w:r>
      <w:del w:id="1007" w:author="Qaium Hossain (Editor)" w:date="2026-09-09T00:00:00Z">
        <w:r>
          <w:rPr>
            <w:rFonts w:ascii="Calibri" w:cs="Calibri" w:eastAsia="Calibri" w:hAnsi="Calibri"/>
            <w:sz w:val="21"/>
            <w:szCs w:val="21"/>
          </w:rPr>
          <w:delText xml:space="preserve">rather than trusting the model's own computation</w:delText>
        </w:r>
      </w:del>
      <w:ins w:id="1008" w:author="Qaium Hossain (Editor)" w:date="2026-09-09T00:00:00Z">
        <w:r>
          <w:rPr>
            <w:rFonts w:ascii="Calibri" w:cs="Calibri" w:eastAsia="Calibri" w:hAnsi="Calibri"/>
            <w:sz w:val="21"/>
            <w:szCs w:val="21"/>
          </w:rPr>
          <w:t xml:space="preserve">rather than trusting the model's own error-prone arithmetic</w:t>
        </w:r>
      </w:ins>
      <w:r>
        <w:rPr>
          <w:rFonts w:ascii="Calibri" w:cs="Calibri" w:eastAsia="Calibri" w:hAnsi="Calibri"/>
          <w:sz w:val="21"/>
          <w:szCs w:val="21"/>
        </w:rPr>
        <w:t xml:space="preserve">. </w:t>
      </w:r>
      <w:del w:id="1009" w:author="Qaium Hossain (Editor)" w:date="2026-09-09T00:00:00Z">
        <w:r>
          <w:rPr>
            <w:rFonts w:ascii="Calibri" w:cs="Calibri" w:eastAsia="Calibri" w:hAnsi="Calibri"/>
            <w:sz w:val="21"/>
            <w:szCs w:val="21"/>
          </w:rPr>
          <w:delText xml:space="preserve">Jimenez et al. (2023) operationalized</w:delText>
        </w:r>
      </w:del>
      <w:ins w:id="1010" w:author="Qaium Hossain (Editor)" w:date="2026-09-09T00:00:00Z">
        <w:r>
          <w:rPr>
            <w:rFonts w:ascii="Calibri" w:cs="Calibri" w:eastAsia="Calibri" w:hAnsi="Calibri"/>
            <w:sz w:val="21"/>
            <w:szCs w:val="21"/>
          </w:rPr>
          <w:t xml:space="preserve">Jimenez et al. (2024) operationalized</w:t>
        </w:r>
      </w:ins>
      <w:r>
        <w:rPr>
          <w:rFonts w:ascii="Calibri" w:cs="Calibri" w:eastAsia="Calibri" w:hAnsi="Calibri"/>
          <w:sz w:val="21"/>
          <w:szCs w:val="21"/>
        </w:rPr>
        <w:t xml:space="preserve"> “verify against a real repository and its inherited tests” at benchmark scale with SWE-bench, showing that resolving real GitHub issues is bottlenecked less by raw language modeling and more by the surrounding retrieval, localization, and testing pipeline.</w:t>
      </w:r>
    </w:p>
    <w:p>
      <w:pPr>
        <w:spacing w:after="160"/>
      </w:pPr>
      <w:r>
        <w:rPr>
          <w:rFonts w:ascii="Calibri" w:cs="Calibri" w:eastAsia="Calibri" w:hAnsi="Calibri"/>
          <w:sz w:val="21"/>
          <w:szCs w:val="21"/>
        </w:rPr>
        <w:t xml:space="preserve">A third cluster examines harnesses that coordinate multiple agents over an entire development lifecycle. Qian et al. (2023) structured ChatDev as a “chat chain” of specialized agent roles (designer, coder, tester, reviewer), an explicit harness for the whole software-development process rather than a single prompt-response exchange. Liu et al. (2023) benchmarked LLMs as agents across eight interactive environments and found that models with more mature harness support (tool use, long-context handling, format adherence) substantially outperformed otherwise-comparable open-source models. Xi et al. (2023) synthesized this literature into a common architecture of profiling, memory, planning, and action modules — in effect, </w:t>
      </w:r>
      <w:del w:id="1011" w:author="Qaium Hossain (Editor)" w:date="2026-09-09T00:00:00Z">
        <w:r>
          <w:rPr>
            <w:rFonts w:ascii="Calibri" w:cs="Calibri" w:eastAsia="Calibri" w:hAnsi="Calibri"/>
            <w:sz w:val="21"/>
            <w:szCs w:val="21"/>
          </w:rPr>
          <w:delText xml:space="preserve">a map of harness components shared across</w:delText>
        </w:r>
      </w:del>
      <w:ins w:id="1012" w:author="Qaium Hossain (Editor)" w:date="2026-09-09T00:00:00Z">
        <w:r>
          <w:rPr>
            <w:rFonts w:ascii="Calibri" w:cs="Calibri" w:eastAsia="Calibri" w:hAnsi="Calibri"/>
            <w:sz w:val="21"/>
            <w:szCs w:val="21"/>
          </w:rPr>
          <w:t xml:space="preserve">a map of the harness components used across</w:t>
        </w:r>
      </w:ins>
      <w:r>
        <w:rPr>
          <w:rFonts w:ascii="Calibri" w:cs="Calibri" w:eastAsia="Calibri" w:hAnsi="Calibri"/>
          <w:sz w:val="21"/>
          <w:szCs w:val="21"/>
        </w:rPr>
        <w:t xml:space="preserve"> the nine other studies reviewed here.</w:t>
      </w:r>
    </w:p>
    <w:p>
      <w:pPr>
        <w:spacing w:after="160"/>
      </w:pPr>
      <w:r>
        <w:rPr>
          <w:rFonts w:ascii="Calibri" w:cs="Calibri" w:eastAsia="Calibri" w:hAnsi="Calibri"/>
          <w:sz w:val="21"/>
          <w:szCs w:val="21"/>
        </w:rPr>
        <w:t xml:space="preserve">Taken together, these ten sources converge on a claim with direct implications for how competence is assessed in AI-assisted work: capability gains attributed to “the model” are frequently gains in the harness around it — in what it searches, what it hands to a tool, how it interprets a failed check, and where it routes control next. If the harness rather than the next-token predictor is doing this work, then the human skill that matters most is not producing a correct artifact unaided but designing, steering, and verifying the loop that produces it.</w:t>
      </w:r>
    </w:p>
    <w:p>
      <w:pPr>
        <w:pStyle w:val="Heading4"/>
        <w:spacing w:after="120"/>
      </w:pPr>
      <w:r>
        <w:rPr>
          <w:rFonts w:ascii="Calibri" w:cs="Calibri" w:eastAsia="Calibri" w:hAnsi="Calibri"/>
        </w:rPr>
        <w:t xml:space="preserve">References</w:t>
      </w:r>
    </w:p>
    <w:p>
      <w:pPr>
        <w:spacing w:after="140"/>
        <w:ind w:left="460" w:hanging="460"/>
      </w:pPr>
      <w:r>
        <w:rPr>
          <w:rFonts w:ascii="Calibri" w:cs="Calibri" w:eastAsia="Calibri" w:hAnsi="Calibri"/>
          <w:sz w:val="21"/>
          <w:szCs w:val="21"/>
        </w:rPr>
        <w:t xml:space="preserve">1. Wei, J., Wang, X., Schuurmans, D., Bosma, M., Ichter, B., Xia, F., Chi, E., Le, Q., &amp; Zhou, D. (2022). Chain-of-thought prompting elicits reasoning in large language models. </w:t>
      </w:r>
      <w:del w:id="1013" w:author="Qaium Hossain (Editor)" w:date="2026-09-09T00:00:00Z">
        <w:r>
          <w:rPr>
            <w:rFonts w:ascii="Calibri" w:cs="Calibri" w:eastAsia="Calibri" w:hAnsi="Calibri"/>
            <w:sz w:val="21"/>
            <w:szCs w:val="21"/>
          </w:rPr>
          <w:delText xml:space="preserve">In Proceedings of the International Conference on Machine Learning (ICML).</w:delText>
        </w:r>
      </w:del>
      <w:ins w:id="1014" w:author="Qaium Hossain (Editor)" w:date="2026-09-09T00:00:00Z">
        <w:r>
          <w:rPr>
            <w:rFonts w:ascii="Calibri" w:cs="Calibri" w:eastAsia="Calibri" w:hAnsi="Calibri"/>
            <w:sz w:val="21"/>
            <w:szCs w:val="21"/>
          </w:rPr>
          <w:t xml:space="preserve">Advances in Neural Information Processing Systems 35 (NeurIPS 2022).</w:t>
        </w:r>
      </w:ins>
    </w:p>
    <w:p>
      <w:pPr>
        <w:spacing w:after="140"/>
        <w:ind w:left="460" w:hanging="460"/>
      </w:pPr>
      <w:r>
        <w:rPr>
          <w:rFonts w:ascii="Calibri" w:cs="Calibri" w:eastAsia="Calibri" w:hAnsi="Calibri"/>
          <w:sz w:val="21"/>
          <w:szCs w:val="21"/>
        </w:rPr>
        <w:t xml:space="preserve">2. </w:t>
      </w:r>
      <w:del w:id="1015" w:author="Qaium Hossain (Editor)" w:date="2026-09-09T00:00:00Z">
        <w:r>
          <w:rPr>
            <w:rFonts w:ascii="Calibri" w:cs="Calibri" w:eastAsia="Calibri" w:hAnsi="Calibri"/>
            <w:sz w:val="21"/>
            <w:szCs w:val="21"/>
          </w:rPr>
          <w:delText xml:space="preserve">Yao, S., Zhao, J., Yu, D., Shafran, I.,</w:delText>
        </w:r>
      </w:del>
      <w:ins w:id="1016" w:author="Qaium Hossain (Editor)" w:date="2026-09-09T00:00:00Z">
        <w:r>
          <w:rPr>
            <w:rFonts w:ascii="Calibri" w:cs="Calibri" w:eastAsia="Calibri" w:hAnsi="Calibri"/>
            <w:sz w:val="21"/>
            <w:szCs w:val="21"/>
          </w:rPr>
          <w:t xml:space="preserve">Yao, S., Zhao, J., Yu, D., Du, N., Shafran, I.,</w:t>
        </w:r>
      </w:ins>
      <w:r>
        <w:rPr>
          <w:rFonts w:ascii="Calibri" w:cs="Calibri" w:eastAsia="Calibri" w:hAnsi="Calibri"/>
          <w:sz w:val="21"/>
          <w:szCs w:val="21"/>
        </w:rPr>
        <w:t xml:space="preserve"> Narasimhan, K., &amp; Cao, Y. </w:t>
      </w:r>
      <w:del w:id="1017" w:author="Qaium Hossain (Editor)" w:date="2026-09-09T00:00:00Z">
        <w:r>
          <w:rPr>
            <w:rFonts w:ascii="Calibri" w:cs="Calibri" w:eastAsia="Calibri" w:hAnsi="Calibri"/>
            <w:sz w:val="21"/>
            <w:szCs w:val="21"/>
          </w:rPr>
          <w:delText xml:space="preserve">(2022). ReAct</w:delText>
        </w:r>
      </w:del>
      <w:ins w:id="1018" w:author="Qaium Hossain (Editor)" w:date="2026-09-09T00:00:00Z">
        <w:r>
          <w:rPr>
            <w:rFonts w:ascii="Calibri" w:cs="Calibri" w:eastAsia="Calibri" w:hAnsi="Calibri"/>
            <w:sz w:val="21"/>
            <w:szCs w:val="21"/>
          </w:rPr>
          <w:t xml:space="preserve">(2023). ReAct</w:t>
        </w:r>
      </w:ins>
      <w:r>
        <w:rPr>
          <w:rFonts w:ascii="Calibri" w:cs="Calibri" w:eastAsia="Calibri" w:hAnsi="Calibri"/>
          <w:sz w:val="21"/>
          <w:szCs w:val="21"/>
        </w:rPr>
        <w:t xml:space="preserve">: Synergizing reasoning and acting in language models. </w:t>
      </w:r>
      <w:del w:id="1019" w:author="Qaium Hossain (Editor)" w:date="2026-09-09T00:00:00Z">
        <w:r>
          <w:rPr>
            <w:rFonts w:ascii="Calibri" w:cs="Calibri" w:eastAsia="Calibri" w:hAnsi="Calibri"/>
            <w:sz w:val="21"/>
            <w:szCs w:val="21"/>
          </w:rPr>
          <w:delText xml:space="preserve">arXiv preprint.</w:delText>
        </w:r>
      </w:del>
      <w:ins w:id="1020" w:author="Qaium Hossain (Editor)" w:date="2026-09-09T00:00:00Z">
        <w:r>
          <w:rPr>
            <w:rFonts w:ascii="Calibri" w:cs="Calibri" w:eastAsia="Calibri" w:hAnsi="Calibri"/>
            <w:sz w:val="21"/>
            <w:szCs w:val="21"/>
          </w:rPr>
          <w:t xml:space="preserve">In Proceedings of the International Conference on Learning Representations (ICLR 2023).</w:t>
        </w:r>
      </w:ins>
    </w:p>
    <w:p>
      <w:pPr>
        <w:spacing w:after="140"/>
        <w:ind w:left="460" w:hanging="460"/>
      </w:pPr>
      <w:r>
        <w:rPr>
          <w:rFonts w:ascii="Calibri" w:cs="Calibri" w:eastAsia="Calibri" w:hAnsi="Calibri"/>
          <w:sz w:val="21"/>
          <w:szCs w:val="21"/>
        </w:rPr>
        <w:t xml:space="preserve">3. Chen, M., Tworek, J., Jun, H., Yuan, Q., de Oliveira Pinto, H. P., Kaplan, J., Edwards, H., Burda, Y., Joseph, N., Brockman, G., et al. (2021). Evaluating large language models trained on code. arXiv:2107.03374.</w:t>
      </w:r>
    </w:p>
    <w:p>
      <w:pPr>
        <w:spacing w:after="140"/>
        <w:ind w:left="460" w:hanging="460"/>
      </w:pPr>
      <w:r>
        <w:rPr>
          <w:rFonts w:ascii="Calibri" w:cs="Calibri" w:eastAsia="Calibri" w:hAnsi="Calibri"/>
          <w:sz w:val="21"/>
          <w:szCs w:val="21"/>
        </w:rPr>
        <w:t xml:space="preserve">4. Park, J. S., O’Brien, J., Cai, C. J., Morris, M. R., Liang, P., &amp; Bernstein, M. S. (2023). Generative agents: Interactive simulacra of human behavior. </w:t>
      </w:r>
      <w:del w:id="1021" w:author="Qaium Hossain (Editor)" w:date="2026-09-09T00:00:00Z">
        <w:r>
          <w:rPr>
            <w:rFonts w:ascii="Calibri" w:cs="Calibri" w:eastAsia="Calibri" w:hAnsi="Calibri"/>
            <w:sz w:val="21"/>
            <w:szCs w:val="21"/>
          </w:rPr>
          <w:delText xml:space="preserve">In Proceedings of the 36th Annual ACM Conference on Human Factors in Computing Systems (CHI 2023).</w:delText>
        </w:r>
      </w:del>
      <w:ins w:id="1022" w:author="Qaium Hossain (Editor)" w:date="2026-09-09T00:00:00Z">
        <w:r>
          <w:rPr>
            <w:rFonts w:ascii="Calibri" w:cs="Calibri" w:eastAsia="Calibri" w:hAnsi="Calibri"/>
            <w:sz w:val="21"/>
            <w:szCs w:val="21"/>
          </w:rPr>
          <w:t xml:space="preserve">In Proceedings of the 36th Annual ACM Symposium on User Interface Software and Technology (UIST 2023).</w:t>
        </w:r>
      </w:ins>
    </w:p>
    <w:p>
      <w:pPr>
        <w:spacing w:after="140"/>
        <w:ind w:left="460" w:hanging="460"/>
      </w:pPr>
      <w:r>
        <w:rPr>
          <w:rFonts w:ascii="Calibri" w:cs="Calibri" w:eastAsia="Calibri" w:hAnsi="Calibri"/>
          <w:sz w:val="21"/>
          <w:szCs w:val="21"/>
        </w:rPr>
        <w:t xml:space="preserve">5. Shinn, N., Cassano, F., Berman, E., Gopinath, A., Narasimhan, K., &amp; Yao, S. (2023). Reflexion: Language agents with verbal reinforcement learning. In Advances in Neural Information Processing Systems 36 (NeurIPS 2023).</w:t>
      </w:r>
    </w:p>
    <w:p>
      <w:pPr>
        <w:spacing w:after="140"/>
        <w:ind w:left="460" w:hanging="460"/>
      </w:pPr>
      <w:r>
        <w:rPr>
          <w:rFonts w:ascii="Calibri" w:cs="Calibri" w:eastAsia="Calibri" w:hAnsi="Calibri"/>
          <w:sz w:val="21"/>
          <w:szCs w:val="21"/>
        </w:rPr>
        <w:t xml:space="preserve">6. Jimenez, C. E., Yang, J., Wettig, A., Yao, S., Pei, K., Press, O., &amp; </w:t>
      </w:r>
      <w:del w:id="1023" w:author="Qaium Hossain (Editor)" w:date="2026-09-09T00:00:00Z">
        <w:r>
          <w:rPr>
            <w:rFonts w:ascii="Calibri" w:cs="Calibri" w:eastAsia="Calibri" w:hAnsi="Calibri"/>
            <w:sz w:val="21"/>
            <w:szCs w:val="21"/>
          </w:rPr>
          <w:delText xml:space="preserve">Narasimhan, K. (2023). SWE-bench</w:delText>
        </w:r>
      </w:del>
      <w:ins w:id="1024" w:author="Qaium Hossain (Editor)" w:date="2026-09-09T00:00:00Z">
        <w:r>
          <w:rPr>
            <w:rFonts w:ascii="Calibri" w:cs="Calibri" w:eastAsia="Calibri" w:hAnsi="Calibri"/>
            <w:sz w:val="21"/>
            <w:szCs w:val="21"/>
          </w:rPr>
          <w:t xml:space="preserve">Narasimhan, K. (2024). SWE-bench</w:t>
        </w:r>
      </w:ins>
      <w:r>
        <w:rPr>
          <w:rFonts w:ascii="Calibri" w:cs="Calibri" w:eastAsia="Calibri" w:hAnsi="Calibri"/>
          <w:sz w:val="21"/>
          <w:szCs w:val="21"/>
        </w:rPr>
        <w:t xml:space="preserve">: Can language models resolve real-world GitHub issues? </w:t>
      </w:r>
      <w:del w:id="1025" w:author="Qaium Hossain (Editor)" w:date="2026-09-09T00:00:00Z">
        <w:r>
          <w:rPr>
            <w:rFonts w:ascii="Calibri" w:cs="Calibri" w:eastAsia="Calibri" w:hAnsi="Calibri"/>
            <w:sz w:val="21"/>
            <w:szCs w:val="21"/>
          </w:rPr>
          <w:delText xml:space="preserve">arXiv:2310.06770.</w:delText>
        </w:r>
      </w:del>
      <w:ins w:id="1026" w:author="Qaium Hossain (Editor)" w:date="2026-09-09T00:00:00Z">
        <w:r>
          <w:rPr>
            <w:rFonts w:ascii="Calibri" w:cs="Calibri" w:eastAsia="Calibri" w:hAnsi="Calibri"/>
            <w:sz w:val="21"/>
            <w:szCs w:val="21"/>
          </w:rPr>
          <w:t xml:space="preserve">In Proceedings of the International Conference on Learning Representations (ICLR 2024, Oral).</w:t>
        </w:r>
      </w:ins>
    </w:p>
    <w:p>
      <w:pPr>
        <w:spacing w:after="140"/>
        <w:ind w:left="460" w:hanging="460"/>
      </w:pPr>
      <w:r>
        <w:rPr>
          <w:rFonts w:ascii="Calibri" w:cs="Calibri" w:eastAsia="Calibri" w:hAnsi="Calibri"/>
          <w:sz w:val="21"/>
          <w:szCs w:val="21"/>
        </w:rPr>
        <w:t xml:space="preserve">7. Qian, C., Cong, X., Yang, C., Chen, W., Su, Y., Xu, J., Liu, Z., &amp; Sun, M. (2023). Communicative agents for software development. arXiv:2307.07924.</w:t>
      </w:r>
    </w:p>
    <w:p>
      <w:pPr>
        <w:spacing w:after="140"/>
        <w:ind w:left="460" w:hanging="460"/>
      </w:pPr>
      <w:r>
        <w:rPr>
          <w:rFonts w:ascii="Calibri" w:cs="Calibri" w:eastAsia="Calibri" w:hAnsi="Calibri"/>
          <w:sz w:val="21"/>
          <w:szCs w:val="21"/>
        </w:rPr>
        <w:t xml:space="preserve">8. Xi, Z., Chen, W., Guo, X., He, W., Ding, Y., Hong, B., et al. (2023). The rise and potential of large language model based agents: A survey. arXiv:2309.07864.</w:t>
      </w:r>
    </w:p>
    <w:p>
      <w:pPr>
        <w:spacing w:after="140"/>
        <w:ind w:left="460" w:hanging="460"/>
      </w:pPr>
      <w:r>
        <w:rPr>
          <w:rFonts w:ascii="Calibri" w:cs="Calibri" w:eastAsia="Calibri" w:hAnsi="Calibri"/>
          <w:sz w:val="21"/>
          <w:szCs w:val="21"/>
        </w:rPr>
        <w:t xml:space="preserve">9. Gao, L., Madaan, A., Zhou, S., Alon, U., Liu, P., Yang, Y., Callan, J., &amp; </w:t>
      </w:r>
      <w:del w:id="1027" w:author="Qaium Hossain (Editor)" w:date="2026-09-09T00:00:00Z">
        <w:r>
          <w:rPr>
            <w:rFonts w:ascii="Calibri" w:cs="Calibri" w:eastAsia="Calibri" w:hAnsi="Calibri"/>
            <w:sz w:val="21"/>
            <w:szCs w:val="21"/>
          </w:rPr>
          <w:delText xml:space="preserve">Neubig, G. (2022). PAL</w:delText>
        </w:r>
      </w:del>
      <w:ins w:id="1028" w:author="Qaium Hossain (Editor)" w:date="2026-09-09T00:00:00Z">
        <w:r>
          <w:rPr>
            <w:rFonts w:ascii="Calibri" w:cs="Calibri" w:eastAsia="Calibri" w:hAnsi="Calibri"/>
            <w:sz w:val="21"/>
            <w:szCs w:val="21"/>
          </w:rPr>
          <w:t xml:space="preserve">Neubig, G. (2023). PAL</w:t>
        </w:r>
      </w:ins>
      <w:r>
        <w:rPr>
          <w:rFonts w:ascii="Calibri" w:cs="Calibri" w:eastAsia="Calibri" w:hAnsi="Calibri"/>
          <w:sz w:val="21"/>
          <w:szCs w:val="21"/>
        </w:rPr>
        <w:t xml:space="preserve">: Program-aided language models. In Proceedings of the International Conference on Machine Learning (ICML).</w:t>
      </w:r>
    </w:p>
    <w:p>
      <w:pPr>
        <w:spacing w:after="140"/>
        <w:ind w:left="460" w:hanging="460"/>
      </w:pPr>
      <w:r>
        <w:rPr>
          <w:rFonts w:ascii="Calibri" w:cs="Calibri" w:eastAsia="Calibri" w:hAnsi="Calibri"/>
          <w:sz w:val="21"/>
          <w:szCs w:val="21"/>
        </w:rPr>
        <w:t xml:space="preserve">10. Liu, X., Yu, H., Zhang, H., Xu, Y., Lei, X., Lai, H., et al. (2023). AgentBench: Evaluating LLMs as agents. </w:t>
      </w:r>
      <w:del w:id="1029" w:author="Qaium Hossain (Editor)" w:date="2026-09-09T00:00:00Z">
        <w:r>
          <w:rPr>
            <w:rFonts w:ascii="Calibri" w:cs="Calibri" w:eastAsia="Calibri" w:hAnsi="Calibri"/>
            <w:sz w:val="21"/>
            <w:szCs w:val="21"/>
          </w:rPr>
          <w:delText xml:space="preserve">In Advances in Neural Information Processing Systems 36 (NeurIPS 2023).</w:delText>
        </w:r>
      </w:del>
      <w:ins w:id="1030" w:author="Qaium Hossain (Editor)" w:date="2026-09-09T00:00:00Z">
        <w:r>
          <w:rPr>
            <w:rFonts w:ascii="Calibri" w:cs="Calibri" w:eastAsia="Calibri" w:hAnsi="Calibri"/>
            <w:sz w:val="21"/>
            <w:szCs w:val="21"/>
          </w:rPr>
          <w:t xml:space="preserve">arXiv:2308.03688 (accepted, International Conference on Learning Representations, ICLR 2024).</w:t>
        </w:r>
      </w:ins>
    </w:p>
    <w:p>
      <w:r>
        <w:br w:type="page"/>
      </w:r>
    </w:p>
    <w:p>
      <w:pPr>
        <w:pStyle w:val="Heading1"/>
        <w:spacing w:after="160"/>
      </w:pPr>
      <w:r>
        <w:rPr>
          <w:rFonts w:ascii="Calibri" w:cs="Calibri" w:eastAsia="Calibri" w:hAnsi="Calibri"/>
        </w:rPr>
        <w:t xml:space="preserve">Part B — Writing Skill Derived from the Edit</w:t>
      </w:r>
    </w:p>
    <w:p>
      <w:pPr>
        <w:pStyle w:val="Heading2"/>
        <w:spacing w:after="160"/>
      </w:pPr>
      <w:r>
        <w:rPr>
          <w:rFonts w:ascii="Calibri" w:cs="Calibri" w:eastAsia="Calibri" w:hAnsi="Calibri"/>
        </w:rPr>
        <w:t xml:space="preserve">5. The Skill (verified-literature-review)</w:t>
      </w:r>
    </w:p>
    <w:p>
      <w:pPr>
        <w:spacing w:after="160"/>
      </w:pPr>
      <w:r>
        <w:rPr>
          <w:rFonts w:ascii="Calibri" w:cs="Calibri" w:eastAsia="Calibri" w:hAnsi="Calibri"/>
          <w:sz w:val="21"/>
          <w:szCs w:val="21"/>
        </w:rPr>
        <w:t xml:space="preserve">Reviewing the difference between v1 and v2 makes the recurring, generalizable defect visible: unverified LLM citation lists are usually not fabricated outright, but drift on venue and year because the model conflates an arXiv preprint with its peer-reviewed publication. That single, repeatable finding was packaged as a portable Claude Skill — a markdown file with a YAML description that a harness loads only when a task matches drafting-with-citations — shown below.</w:t>
      </w:r>
    </w:p>
    <w:p>
      <w:pPr>
        <w:shd w:fill="F0F0F0" w:val="clear"/>
        <w:spacing w:after="0"/>
      </w:pPr>
      <w:r>
        <w:rPr>
          <w:rFonts w:ascii="Consolas" w:cs="Consolas" w:eastAsia="Consolas" w:hAnsi="Consolas"/>
          <w:sz w:val="18"/>
          <w:szCs w:val="18"/>
        </w:rPr>
        <w:t xml:space="preserve">---</w:t>
      </w:r>
    </w:p>
    <w:p>
      <w:pPr>
        <w:shd w:fill="F0F0F0" w:val="clear"/>
        <w:spacing w:after="0"/>
      </w:pPr>
      <w:r>
        <w:rPr>
          <w:rFonts w:ascii="Consolas" w:cs="Consolas" w:eastAsia="Consolas" w:hAnsi="Consolas"/>
          <w:sz w:val="18"/>
          <w:szCs w:val="18"/>
        </w:rPr>
        <w:t xml:space="preserve">name: verified-literature-review</w:t>
      </w:r>
    </w:p>
    <w:p>
      <w:pPr>
        <w:shd w:fill="F0F0F0" w:val="clear"/>
        <w:spacing w:after="0"/>
      </w:pPr>
      <w:r>
        <w:rPr>
          <w:rFonts w:ascii="Consolas" w:cs="Consolas" w:eastAsia="Consolas" w:hAnsi="Consolas"/>
          <w:sz w:val="18"/>
          <w:szCs w:val="18"/>
        </w:rPr>
        <w:t xml:space="preserve">description: &gt;</w:t>
      </w:r>
    </w:p>
    <w:p>
      <w:pPr>
        <w:shd w:fill="F0F0F0" w:val="clear"/>
        <w:spacing w:after="0"/>
      </w:pPr>
      <w:r>
        <w:rPr>
          <w:rFonts w:ascii="Consolas" w:cs="Consolas" w:eastAsia="Consolas" w:hAnsi="Consolas"/>
          <w:sz w:val="18"/>
          <w:szCs w:val="18"/>
        </w:rPr>
        <w:t xml:space="preserve">  Use when drafting a literature review, related-work section, annotated</w:t>
      </w:r>
    </w:p>
    <w:p>
      <w:pPr>
        <w:shd w:fill="F0F0F0" w:val="clear"/>
        <w:spacing w:after="0"/>
      </w:pPr>
      <w:r>
        <w:rPr>
          <w:rFonts w:ascii="Consolas" w:cs="Consolas" w:eastAsia="Consolas" w:hAnsi="Consolas"/>
          <w:sz w:val="18"/>
          <w:szCs w:val="18"/>
        </w:rPr>
        <w:t xml:space="preserve">  bibliography, or any prose that cites external sources from model memory.</w:t>
      </w:r>
    </w:p>
    <w:p>
      <w:pPr>
        <w:shd w:fill="F0F0F0" w:val="clear"/>
        <w:spacing w:after="0"/>
      </w:pPr>
      <w:r>
        <w:rPr>
          <w:rFonts w:ascii="Consolas" w:cs="Consolas" w:eastAsia="Consolas" w:hAnsi="Consolas"/>
          <w:sz w:val="18"/>
          <w:szCs w:val="18"/>
        </w:rPr>
        <w:t xml:space="preserve">  Verifies every citation against a primary source before the document is</w:t>
      </w:r>
    </w:p>
    <w:p>
      <w:pPr>
        <w:shd w:fill="F0F0F0" w:val="clear"/>
        <w:spacing w:after="0"/>
      </w:pPr>
      <w:r>
        <w:rPr>
          <w:rFonts w:ascii="Consolas" w:cs="Consolas" w:eastAsia="Consolas" w:hAnsi="Consolas"/>
          <w:sz w:val="18"/>
          <w:szCs w:val="18"/>
        </w:rPr>
        <w:t xml:space="preserve">  treated as final, and separates a preprint's posting date/venue from the</w:t>
      </w:r>
    </w:p>
    <w:p>
      <w:pPr>
        <w:shd w:fill="F0F0F0" w:val="clear"/>
        <w:spacing w:after="0"/>
      </w:pPr>
      <w:r>
        <w:rPr>
          <w:rFonts w:ascii="Consolas" w:cs="Consolas" w:eastAsia="Consolas" w:hAnsi="Consolas"/>
          <w:sz w:val="18"/>
          <w:szCs w:val="18"/>
        </w:rPr>
        <w:t xml:space="preserve">  peer-reviewed venue and year of record.</w:t>
      </w:r>
    </w:p>
    <w:p>
      <w:pPr>
        <w:shd w:fill="F0F0F0" w:val="clear"/>
        <w:spacing w:after="0"/>
      </w:pPr>
      <w:r>
        <w:rPr>
          <w:rFonts w:ascii="Consolas" w:cs="Consolas" w:eastAsia="Consolas" w:hAnsi="Consolas"/>
          <w:sz w:val="18"/>
          <w:szCs w:val="18"/>
        </w:rPr>
        <w:t xml:space="preserve">---</w:t>
      </w:r>
    </w:p>
    <w:p>
      <w:pPr>
        <w:shd w:fill="F0F0F0" w:val="clear"/>
        <w:spacing w:after="0"/>
      </w:pPr>
      <w:r>
        <w:rPr>
          <w:rFonts w:ascii="Consolas" w:cs="Consolas" w:eastAsia="Consolas" w:hAnsi="Consolas"/>
          <w:sz w:val="18"/>
          <w:szCs w:val="18"/>
        </w:rPr>
        <w:t xml:space="preserve"> </w:t>
      </w:r>
    </w:p>
    <w:p>
      <w:pPr>
        <w:shd w:fill="F0F0F0" w:val="clear"/>
        <w:spacing w:after="0"/>
      </w:pPr>
      <w:r>
        <w:rPr>
          <w:rFonts w:ascii="Consolas" w:cs="Consolas" w:eastAsia="Consolas" w:hAnsi="Consolas"/>
          <w:sz w:val="18"/>
          <w:szCs w:val="18"/>
        </w:rPr>
        <w:t xml:space="preserve">## Procedure</w:t>
      </w:r>
    </w:p>
    <w:p>
      <w:pPr>
        <w:shd w:fill="F0F0F0" w:val="clear"/>
        <w:spacing w:after="0"/>
      </w:pPr>
      <w:r>
        <w:rPr>
          <w:rFonts w:ascii="Consolas" w:cs="Consolas" w:eastAsia="Consolas" w:hAnsi="Consolas"/>
          <w:sz w:val="18"/>
          <w:szCs w:val="18"/>
        </w:rPr>
        <w:t xml:space="preserve"> </w:t>
      </w:r>
    </w:p>
    <w:p>
      <w:pPr>
        <w:shd w:fill="F0F0F0" w:val="clear"/>
        <w:spacing w:after="0"/>
      </w:pPr>
      <w:r>
        <w:rPr>
          <w:rFonts w:ascii="Consolas" w:cs="Consolas" w:eastAsia="Consolas" w:hAnsi="Consolas"/>
          <w:sz w:val="18"/>
          <w:szCs w:val="18"/>
        </w:rPr>
        <w:t xml:space="preserve">1. Draft freely first. Write the full section with in-text citations and a</w:t>
      </w:r>
    </w:p>
    <w:p>
      <w:pPr>
        <w:shd w:fill="F0F0F0" w:val="clear"/>
        <w:spacing w:after="0"/>
      </w:pPr>
      <w:r>
        <w:rPr>
          <w:rFonts w:ascii="Consolas" w:cs="Consolas" w:eastAsia="Consolas" w:hAnsi="Consolas"/>
          <w:sz w:val="18"/>
          <w:szCs w:val="18"/>
        </w:rPr>
        <w:t xml:space="preserve">   reference list exactly as normal — do not stop to verify mid-draft.</w:t>
      </w:r>
    </w:p>
    <w:p>
      <w:pPr>
        <w:shd w:fill="F0F0F0" w:val="clear"/>
        <w:spacing w:after="0"/>
      </w:pPr>
      <w:r>
        <w:rPr>
          <w:rFonts w:ascii="Consolas" w:cs="Consolas" w:eastAsia="Consolas" w:hAnsi="Consolas"/>
          <w:sz w:val="18"/>
          <w:szCs w:val="18"/>
        </w:rPr>
        <w:t xml:space="preserve"> </w:t>
      </w:r>
    </w:p>
    <w:p>
      <w:pPr>
        <w:shd w:fill="F0F0F0" w:val="clear"/>
        <w:spacing w:after="0"/>
      </w:pPr>
      <w:r>
        <w:rPr>
          <w:rFonts w:ascii="Consolas" w:cs="Consolas" w:eastAsia="Consolas" w:hAnsi="Consolas"/>
          <w:sz w:val="18"/>
          <w:szCs w:val="18"/>
        </w:rPr>
        <w:t xml:space="preserve">2. Extract every citation claim into a checklist: one row per reference,</w:t>
      </w:r>
    </w:p>
    <w:p>
      <w:pPr>
        <w:shd w:fill="F0F0F0" w:val="clear"/>
        <w:spacing w:after="0"/>
      </w:pPr>
      <w:r>
        <w:rPr>
          <w:rFonts w:ascii="Consolas" w:cs="Consolas" w:eastAsia="Consolas" w:hAnsi="Consolas"/>
          <w:sz w:val="18"/>
          <w:szCs w:val="18"/>
        </w:rPr>
        <w:t xml:space="preserve">   with the five fields a citation asserts — authors, year, title, venue,</w:t>
      </w:r>
    </w:p>
    <w:p>
      <w:pPr>
        <w:shd w:fill="F0F0F0" w:val="clear"/>
        <w:spacing w:after="0"/>
      </w:pPr>
      <w:r>
        <w:rPr>
          <w:rFonts w:ascii="Consolas" w:cs="Consolas" w:eastAsia="Consolas" w:hAnsi="Consolas"/>
          <w:sz w:val="18"/>
          <w:szCs w:val="18"/>
        </w:rPr>
        <w:t xml:space="preserve">   and identifier (DOI / arXiv id).</w:t>
      </w:r>
    </w:p>
    <w:p>
      <w:pPr>
        <w:shd w:fill="F0F0F0" w:val="clear"/>
        <w:spacing w:after="0"/>
      </w:pPr>
      <w:r>
        <w:rPr>
          <w:rFonts w:ascii="Consolas" w:cs="Consolas" w:eastAsia="Consolas" w:hAnsi="Consolas"/>
          <w:sz w:val="18"/>
          <w:szCs w:val="18"/>
        </w:rPr>
        <w:t xml:space="preserve"> </w:t>
      </w:r>
    </w:p>
    <w:p>
      <w:pPr>
        <w:shd w:fill="F0F0F0" w:val="clear"/>
        <w:spacing w:after="0"/>
      </w:pPr>
      <w:r>
        <w:rPr>
          <w:rFonts w:ascii="Consolas" w:cs="Consolas" w:eastAsia="Consolas" w:hAnsi="Consolas"/>
          <w:sz w:val="18"/>
          <w:szCs w:val="18"/>
        </w:rPr>
        <w:t xml:space="preserve">3. Verify each row against a primary source (publisher page, conference</w:t>
      </w:r>
    </w:p>
    <w:p>
      <w:pPr>
        <w:shd w:fill="F0F0F0" w:val="clear"/>
        <w:spacing w:after="0"/>
      </w:pPr>
      <w:r>
        <w:rPr>
          <w:rFonts w:ascii="Consolas" w:cs="Consolas" w:eastAsia="Consolas" w:hAnsi="Consolas"/>
          <w:sz w:val="18"/>
          <w:szCs w:val="18"/>
        </w:rPr>
        <w:t xml:space="preserve">   proceedings, arXiv abstract page, DBLP, or the digital library of</w:t>
      </w:r>
    </w:p>
    <w:p>
      <w:pPr>
        <w:shd w:fill="F0F0F0" w:val="clear"/>
        <w:spacing w:after="0"/>
      </w:pPr>
      <w:r>
        <w:rPr>
          <w:rFonts w:ascii="Consolas" w:cs="Consolas" w:eastAsia="Consolas" w:hAnsi="Consolas"/>
          <w:sz w:val="18"/>
          <w:szCs w:val="18"/>
        </w:rPr>
        <w:t xml:space="preserve">   record) — not a secondary summary. Record the source URL used.</w:t>
      </w:r>
    </w:p>
    <w:p>
      <w:pPr>
        <w:shd w:fill="F0F0F0" w:val="clear"/>
        <w:spacing w:after="0"/>
      </w:pPr>
      <w:r>
        <w:rPr>
          <w:rFonts w:ascii="Consolas" w:cs="Consolas" w:eastAsia="Consolas" w:hAnsi="Consolas"/>
          <w:sz w:val="18"/>
          <w:szCs w:val="18"/>
        </w:rPr>
        <w:t xml:space="preserve"> </w:t>
      </w:r>
    </w:p>
    <w:p>
      <w:pPr>
        <w:shd w:fill="F0F0F0" w:val="clear"/>
        <w:spacing w:after="0"/>
      </w:pPr>
      <w:r>
        <w:rPr>
          <w:rFonts w:ascii="Consolas" w:cs="Consolas" w:eastAsia="Consolas" w:hAnsi="Consolas"/>
          <w:sz w:val="18"/>
          <w:szCs w:val="18"/>
        </w:rPr>
        <w:t xml:space="preserve">4. Classify each reference as one of:</w:t>
      </w:r>
    </w:p>
    <w:p>
      <w:pPr>
        <w:shd w:fill="F0F0F0" w:val="clear"/>
        <w:spacing w:after="0"/>
      </w:pPr>
      <w:r>
        <w:rPr>
          <w:rFonts w:ascii="Consolas" w:cs="Consolas" w:eastAsia="Consolas" w:hAnsi="Consolas"/>
          <w:sz w:val="18"/>
          <w:szCs w:val="18"/>
        </w:rPr>
        <w:t xml:space="preserve">   - Verified — all five fields match a primary source.</w:t>
      </w:r>
    </w:p>
    <w:p>
      <w:pPr>
        <w:shd w:fill="F0F0F0" w:val="clear"/>
        <w:spacing w:after="0"/>
      </w:pPr>
      <w:r>
        <w:rPr>
          <w:rFonts w:ascii="Consolas" w:cs="Consolas" w:eastAsia="Consolas" w:hAnsi="Consolas"/>
          <w:sz w:val="18"/>
          <w:szCs w:val="18"/>
        </w:rPr>
        <w:t xml:space="preserve">   - Metadata error — the paper is real but one field (commonly venue or</w:t>
      </w:r>
    </w:p>
    <w:p>
      <w:pPr>
        <w:shd w:fill="F0F0F0" w:val="clear"/>
        <w:spacing w:after="0"/>
      </w:pPr>
      <w:r>
        <w:rPr>
          <w:rFonts w:ascii="Consolas" w:cs="Consolas" w:eastAsia="Consolas" w:hAnsi="Consolas"/>
          <w:sz w:val="18"/>
          <w:szCs w:val="18"/>
        </w:rPr>
        <w:t xml:space="preserve">     year) is wrong. This is the dominant failure mode, not fabrication.</w:t>
      </w:r>
    </w:p>
    <w:p>
      <w:pPr>
        <w:shd w:fill="F0F0F0" w:val="clear"/>
        <w:spacing w:after="0"/>
      </w:pPr>
      <w:r>
        <w:rPr>
          <w:rFonts w:ascii="Consolas" w:cs="Consolas" w:eastAsia="Consolas" w:hAnsi="Consolas"/>
          <w:sz w:val="18"/>
          <w:szCs w:val="18"/>
        </w:rPr>
        <w:t xml:space="preserve">   - Fabricated — no primary source can be found for the claimed paper.</w:t>
      </w:r>
    </w:p>
    <w:p>
      <w:pPr>
        <w:shd w:fill="F0F0F0" w:val="clear"/>
        <w:spacing w:after="0"/>
      </w:pPr>
      <w:r>
        <w:rPr>
          <w:rFonts w:ascii="Consolas" w:cs="Consolas" w:eastAsia="Consolas" w:hAnsi="Consolas"/>
          <w:sz w:val="18"/>
          <w:szCs w:val="18"/>
        </w:rPr>
        <w:t xml:space="preserve"> </w:t>
      </w:r>
    </w:p>
    <w:p>
      <w:pPr>
        <w:shd w:fill="F0F0F0" w:val="clear"/>
        <w:spacing w:after="0"/>
      </w:pPr>
      <w:r>
        <w:rPr>
          <w:rFonts w:ascii="Consolas" w:cs="Consolas" w:eastAsia="Consolas" w:hAnsi="Consolas"/>
          <w:sz w:val="18"/>
          <w:szCs w:val="18"/>
        </w:rPr>
        <w:t xml:space="preserve">5. For preprints, always check whether a peer-reviewed version exists and</w:t>
      </w:r>
    </w:p>
    <w:p>
      <w:pPr>
        <w:shd w:fill="F0F0F0" w:val="clear"/>
        <w:spacing w:after="0"/>
      </w:pPr>
      <w:r>
        <w:rPr>
          <w:rFonts w:ascii="Consolas" w:cs="Consolas" w:eastAsia="Consolas" w:hAnsi="Consolas"/>
          <w:sz w:val="18"/>
          <w:szCs w:val="18"/>
        </w:rPr>
        <w:t xml:space="preserve">   cite the venue of record (e.g., ICLR/NeurIPS/ICML), not just the arXiv</w:t>
      </w:r>
    </w:p>
    <w:p>
      <w:pPr>
        <w:shd w:fill="F0F0F0" w:val="clear"/>
        <w:spacing w:after="0"/>
      </w:pPr>
      <w:r>
        <w:rPr>
          <w:rFonts w:ascii="Consolas" w:cs="Consolas" w:eastAsia="Consolas" w:hAnsi="Consolas"/>
          <w:sz w:val="18"/>
          <w:szCs w:val="18"/>
        </w:rPr>
        <w:t xml:space="preserve">   posting date, unless the work is genuinely unpublished.</w:t>
      </w:r>
    </w:p>
    <w:p>
      <w:pPr>
        <w:shd w:fill="F0F0F0" w:val="clear"/>
        <w:spacing w:after="0"/>
      </w:pPr>
      <w:r>
        <w:rPr>
          <w:rFonts w:ascii="Consolas" w:cs="Consolas" w:eastAsia="Consolas" w:hAnsi="Consolas"/>
          <w:sz w:val="18"/>
          <w:szCs w:val="18"/>
        </w:rPr>
        <w:t xml:space="preserve"> </w:t>
      </w:r>
    </w:p>
    <w:p>
      <w:pPr>
        <w:shd w:fill="F0F0F0" w:val="clear"/>
        <w:spacing w:after="0"/>
      </w:pPr>
      <w:r>
        <w:rPr>
          <w:rFonts w:ascii="Consolas" w:cs="Consolas" w:eastAsia="Consolas" w:hAnsi="Consolas"/>
          <w:sz w:val="18"/>
          <w:szCs w:val="18"/>
        </w:rPr>
        <w:t xml:space="preserve">6. Apply every correction as a tracked change (insertions/deletions), never</w:t>
      </w:r>
    </w:p>
    <w:p>
      <w:pPr>
        <w:shd w:fill="F0F0F0" w:val="clear"/>
        <w:spacing w:after="0"/>
      </w:pPr>
      <w:r>
        <w:rPr>
          <w:rFonts w:ascii="Consolas" w:cs="Consolas" w:eastAsia="Consolas" w:hAnsi="Consolas"/>
          <w:sz w:val="18"/>
          <w:szCs w:val="18"/>
        </w:rPr>
        <w:t xml:space="preserve">   a silent edit, so a reviewer can see exactly what was wrong and why.</w:t>
      </w:r>
    </w:p>
    <w:p>
      <w:pPr>
        <w:shd w:fill="F0F0F0" w:val="clear"/>
        <w:spacing w:after="0"/>
      </w:pPr>
      <w:r>
        <w:rPr>
          <w:rFonts w:ascii="Consolas" w:cs="Consolas" w:eastAsia="Consolas" w:hAnsi="Consolas"/>
          <w:sz w:val="18"/>
          <w:szCs w:val="18"/>
        </w:rPr>
        <w:t xml:space="preserve"> </w:t>
      </w:r>
    </w:p>
    <w:p>
      <w:pPr>
        <w:shd w:fill="F0F0F0" w:val="clear"/>
        <w:spacing w:after="0"/>
      </w:pPr>
      <w:r>
        <w:rPr>
          <w:rFonts w:ascii="Consolas" w:cs="Consolas" w:eastAsia="Consolas" w:hAnsi="Consolas"/>
          <w:sz w:val="18"/>
          <w:szCs w:val="18"/>
        </w:rPr>
        <w:t xml:space="preserve">7. Re-run step 3 once after edits are applied, and report a short</w:t>
      </w:r>
    </w:p>
    <w:p>
      <w:pPr>
        <w:shd w:fill="F0F0F0" w:val="clear"/>
        <w:spacing w:after="0"/>
      </w:pPr>
      <w:r>
        <w:rPr>
          <w:rFonts w:ascii="Consolas" w:cs="Consolas" w:eastAsia="Consolas" w:hAnsi="Consolas"/>
          <w:sz w:val="18"/>
          <w:szCs w:val="18"/>
        </w:rPr>
        <w:t xml:space="preserve">   verification summary (n verified / n corrected / n fabricated) alongside</w:t>
      </w:r>
    </w:p>
    <w:p>
      <w:pPr>
        <w:shd w:fill="F0F0F0" w:val="clear"/>
        <w:spacing w:after="0"/>
      </w:pPr>
      <w:r>
        <w:rPr>
          <w:rFonts w:ascii="Consolas" w:cs="Consolas" w:eastAsia="Consolas" w:hAnsi="Consolas"/>
          <w:sz w:val="18"/>
          <w:szCs w:val="18"/>
        </w:rPr>
        <w:t xml:space="preserve">   the final document.</w:t>
      </w:r>
    </w:p>
    <w:p>
      <w:pPr>
        <w:shd w:fill="F0F0F0" w:val="clear"/>
        <w:spacing w:after="0"/>
      </w:pPr>
      <w:r>
        <w:rPr>
          <w:rFonts w:ascii="Consolas" w:cs="Consolas" w:eastAsia="Consolas" w:hAnsi="Consolas"/>
          <w:sz w:val="18"/>
          <w:szCs w:val="18"/>
        </w:rPr>
        <w:t xml:space="preserve"> </w:t>
      </w:r>
    </w:p>
    <w:p>
      <w:pPr>
        <w:pStyle w:val="Heading2"/>
        <w:spacing w:after="160"/>
      </w:pPr>
      <w:r>
        <w:rPr>
          <w:rFonts w:ascii="Calibri" w:cs="Calibri" w:eastAsia="Calibri" w:hAnsi="Calibri"/>
        </w:rPr>
        <w:t xml:space="preserve">6. Discussion of the Writing Skill</w:t>
      </w:r>
    </w:p>
    <w:p>
      <w:pPr>
        <w:spacing w:after="160"/>
      </w:pPr>
      <w:r>
        <w:rPr>
          <w:rFonts w:ascii="Calibri" w:cs="Calibri" w:eastAsia="Calibri" w:hAnsi="Calibri"/>
          <w:sz w:val="21"/>
          <w:szCs w:val="21"/>
        </w:rPr>
        <w:t xml:space="preserve">This skill works for the same reason the lecture argues the harness matters more than the model: it does not attempt to make the base model better at recalling bibliographic metadata, which is not a reliable long-term fix, but instead adds a mandatory gather-and-check step — look each reference up, log the evidence, classify the result — to the loop that produces the document. The skill's description field is what makes it usable in practice: the harness only pays the context cost of loading the full procedure when a task actually involves citing external sources, which is precisely the context-engineering discipline the lecture describes (supplying the model with the prompt plus exactly the supporting material a task needs, no more and no less). Because the file is plain markdown with a description header rather than model weights or a vendor-specific configuration, the same skill loads unmodified in Claude or in Codex, consistent with the lecture's point that OpenAI adopted Anthropic's open skill-file standard.</w:t>
      </w:r>
    </w:p>
    <w:p>
      <w:pPr>
        <w:spacing w:after="280"/>
      </w:pPr>
      <w:r>
        <w:rPr>
          <w:rFonts w:ascii="Calibri" w:cs="Calibri" w:eastAsia="Calibri" w:hAnsi="Calibri"/>
          <w:sz w:val="21"/>
          <w:szCs w:val="21"/>
        </w:rPr>
        <w:t xml:space="preserve">The skill also encodes a distinction this exercise surfaced directly: a fabricated citation and a metadata error are different failure modes with different remedies. A fabricated reference requires deleting or replacing the claim; a metadata error requires correcting one field while preserving a citation that was substantively right all along. Treating every unverified citation as suspect until checked — rather than assuming a real-looking reference is correct — is the habit the skill is designed to force. Its main limitation is scope: it verifies that a citation exists and is correctly described, not that the citing sentence accurately represents the paper's findings, so a human spike — a short, targeted check of a few claims against the actual paper text — remains necessary before a high-stakes submission. In that sense the skill narrows, but does not eliminate, the verification work a careful writer still owes the reader.</w:t>
      </w:r>
    </w:p>
    <w:p>
      <w:r>
        <w:br w:type="page"/>
      </w:r>
    </w:p>
    <w:p>
      <w:pPr>
        <w:pStyle w:val="Heading1"/>
        <w:spacing w:after="160"/>
      </w:pPr>
      <w:r>
        <w:rPr>
          <w:rFonts w:ascii="Calibri" w:cs="Calibri" w:eastAsia="Calibri" w:hAnsi="Calibri"/>
        </w:rPr>
        <w:t xml:space="preserve">Part C — Lecture Questions</w:t>
      </w:r>
    </w:p>
    <w:p>
      <w:pPr>
        <w:pStyle w:val="Heading2"/>
        <w:spacing w:after="160"/>
      </w:pPr>
      <w:r>
        <w:rPr>
          <w:rFonts w:ascii="Calibri" w:cs="Calibri" w:eastAsia="Calibri" w:hAnsi="Calibri"/>
        </w:rPr>
        <w:t xml:space="preserve">1. Is the harness more important than the LLM that predicts the next word?</w:t>
      </w:r>
    </w:p>
    <w:p>
      <w:pPr>
        <w:spacing w:after="160"/>
      </w:pPr>
      <w:r>
        <w:rPr>
          <w:rFonts w:ascii="Calibri" w:cs="Calibri" w:eastAsia="Calibri" w:hAnsi="Calibri"/>
          <w:sz w:val="21"/>
          <w:szCs w:val="21"/>
        </w:rPr>
        <w:t xml:space="preserve">This claim is true, and the literature-review exercise above demonstrates why. A next-token predictor by itself has no way to gather current information, no way to check its own output against an external oracle, and no way to recover from a failed check except by being re-prompted from scratch; every one of those capabilities — search, planning, doing, and checking — is supplied by the harness wrapped around the model, not by the model's weights. In the reference-verification exercise, the underlying reasoning and writing ability of the model was constant across all ten citations, yet six of them still contained a metadata error, because verification (the check step) was deliberately withheld during the v1 draft; once the harness step of checking each reference against a primary source was added, the same model produced a materially more trustworthy document without any change to its parameters. The same pattern appears across the works reviewed: Reflexion (Shinn et al., 2023) improves outcomes purely by adding a self-critique-and-retry loop around an unchanged model, and SWE-bench (Jimenez et al., 2024) shows that resolving a real GitHub issue depends more on the surrounding retrieval and testing pipeline than on the base model's raw fluency. Because the harness determines whether errors are caught and corrected at all, it is fair to say it does more to determine the usefulness of the final output than next-token prediction alone.</w:t>
      </w:r>
    </w:p>
    <w:p>
      <w:pPr>
        <w:pStyle w:val="Heading2"/>
        <w:spacing w:after="160"/>
      </w:pPr>
      <w:r>
        <w:rPr>
          <w:rFonts w:ascii="Calibri" w:cs="Calibri" w:eastAsia="Calibri" w:hAnsi="Calibri"/>
        </w:rPr>
        <w:t xml:space="preserve">2. The omakase restaurant analogy for the modern harness</w:t>
      </w:r>
    </w:p>
    <w:p>
      <w:pPr>
        <w:spacing w:after="160"/>
      </w:pPr>
      <w:r>
        <w:rPr>
          <w:rFonts w:ascii="Calibri" w:cs="Calibri" w:eastAsia="Calibri" w:hAnsi="Calibri"/>
          <w:sz w:val="21"/>
          <w:szCs w:val="21"/>
        </w:rPr>
        <w:t xml:space="preserve">The lecture compares a modern LLM harness to an omakase restaurant, where the diner does not choose individual dishes from a menu but instead tells the chef “surprise me” within some broad constraints, and the chef — who has judgment, taste, and access to the kitchen's tools — decides the sequence of courses. In this analogy the harness is the chef: it decides, step by step, whether to search the web, which file to open, which tool to call, and when a result is good enough to serve, while the user simply states an outcome they want. What the user gives up is control over each individual step — the diner does not see or approve every ingredient choice, just as the person prompting a modern coding harness does not approve every file read or search query it performs. What the user must still provide is the framing that makes the chef's judgment usable: a budget and scope (dietary restrictions, in the restaurant; the description of the task and its constraints, in the harness), and a way to evaluate whether what arrives is actually good, since the chef's freedom does not remove the diner's responsibility to taste the food and send back a dish that is wrong. The analogy breaks down in at least two places: an omakase meal is largely a one-directional sequence of finished courses, whereas the harness loop is explicitly iterative and can be sent back to search, planning, or writing repeatedly until a check passes, which has no clean omakase equivalent; and the diner is not expected to be able to verify that a dish is safe or correctly prepared, while the lecture is explicit that a human must still verify a program against intent rather than trust the chef's (or the model's) own tests.</w:t>
      </w:r>
    </w:p>
    <w:p>
      <w:pPr>
        <w:pStyle w:val="Heading2"/>
        <w:spacing w:after="160"/>
      </w:pPr>
      <w:r>
        <w:rPr>
          <w:rFonts w:ascii="Calibri" w:cs="Calibri" w:eastAsia="Calibri" w:hAnsi="Calibri"/>
        </w:rPr>
        <w:t xml:space="preserve">3. If working code is no longer the signal of student success, what are the key features of student success?</w:t>
      </w:r>
    </w:p>
    <w:p>
      <w:pPr>
        <w:spacing w:after="280"/>
      </w:pPr>
      <w:r>
        <w:rPr>
          <w:rFonts w:ascii="Calibri" w:cs="Calibri" w:eastAsia="Calibri" w:hAnsi="Calibri"/>
          <w:sz w:val="21"/>
          <w:szCs w:val="21"/>
        </w:rPr>
        <w:t xml:space="preserve">If an agentic harness can already produce code that compiles, passes its own tests, and even resolves a real GitHub issue, as SWE-bench (Jimenez et al., 2024) demonstrates is now measurable at scale, then a working artifact no longer distinguishes a capable student from the tool they used. The features that remain distinguishing are the ones this exam itself exercises: the ability to specify intent precisely enough that a harness can act on it, which the lecture frames as natural language programming; the discipline to verify an AI-produced claim against a primary source rather than accept it because it looks plausible, exactly as the reference-verification exercise required for six of ten citations that were real papers with wrong metadata; and the judgment to design and steer the loop itself — deciding when to search, what to hand to a tool, and how to interpret and redirect a failed check, rather than simply accepting the first output. A student who can produce correct code but cannot explain why it is correct, spot a plausible-but-wrong citation, or specify a task clearly enough for a harness to execute it well has not demonstrated the competence the lecture is describing; conversely, a student who cannot type a single line of code but can specify intent precisely, verify output rigorously, and orchestrate a harness toward a checked result has demonstrated exactly that competence.</w:t>
      </w:r>
    </w:p>
    <w:p>
      <w:r>
        <w:br w:type="page"/>
      </w:r>
    </w:p>
    <w:p>
      <w:pPr>
        <w:pStyle w:val="Heading1"/>
        <w:spacing w:after="160"/>
      </w:pPr>
      <w:r>
        <w:rPr>
          <w:rFonts w:ascii="Calibri" w:cs="Calibri" w:eastAsia="Calibri" w:hAnsi="Calibri"/>
        </w:rPr>
        <w:t xml:space="preserve">Part D — Key-at-End Quiz (20 Questions)</w:t>
      </w:r>
    </w:p>
    <w:p>
      <w:pPr>
        <w:spacing w:after="160"/>
      </w:pPr>
      <w:r>
        <w:rPr>
          <w:rFonts w:ascii="Calibri" w:cs="Calibri" w:eastAsia="Calibri" w:hAnsi="Calibri"/>
          <w:i/>
          <w:iCs/>
          <w:sz w:val="21"/>
          <w:szCs w:val="21"/>
        </w:rPr>
        <w:t xml:space="preserve">Reproduced with the correct option marked and stated, as required for the key-at-end format.</w:t>
      </w:r>
    </w:p>
    <w:p>
      <w:pPr>
        <w:spacing w:after="60" w:before="160"/>
      </w:pPr>
      <w:r>
        <w:rPr>
          <w:rFonts w:ascii="Calibri" w:cs="Calibri" w:eastAsia="Calibri" w:hAnsi="Calibri"/>
          <w:b/>
          <w:bCs/>
          <w:sz w:val="21"/>
          <w:szCs w:val="21"/>
        </w:rPr>
        <w:t xml:space="preserve">1. Which sequence best summarizes the harness for writing?</w:t>
      </w:r>
    </w:p>
    <w:p>
      <w:pPr>
        <w:spacing w:after="40"/>
        <w:ind w:left="400"/>
      </w:pPr>
      <w:r>
        <w:rPr>
          <w:rFonts w:ascii="Calibri" w:cs="Calibri" w:eastAsia="Calibri" w:hAnsi="Calibri"/>
          <w:b/>
          <w:bCs/>
          <w:sz w:val="21"/>
          <w:szCs w:val="21"/>
          <w:u w:val="single"/>
        </w:rPr>
        <w:t xml:space="preserve">A. Gather, plan, do, and check</w:t>
      </w:r>
    </w:p>
    <w:p>
      <w:pPr>
        <w:spacing w:after="40"/>
        <w:ind w:left="400"/>
      </w:pPr>
      <w:r>
        <w:rPr>
          <w:rFonts w:ascii="Calibri" w:cs="Calibri" w:eastAsia="Calibri" w:hAnsi="Calibri"/>
          <w:b w:val="false"/>
          <w:bCs w:val="false"/>
          <w:sz w:val="21"/>
          <w:szCs w:val="21"/>
        </w:rPr>
        <w:t xml:space="preserve">B. Compile, link, run, and debug</w:t>
      </w:r>
    </w:p>
    <w:p>
      <w:pPr>
        <w:spacing w:after="40"/>
        <w:ind w:left="400"/>
      </w:pPr>
      <w:r>
        <w:rPr>
          <w:rFonts w:ascii="Calibri" w:cs="Calibri" w:eastAsia="Calibri" w:hAnsi="Calibri"/>
          <w:b w:val="false"/>
          <w:bCs w:val="false"/>
          <w:sz w:val="21"/>
          <w:szCs w:val="21"/>
        </w:rPr>
        <w:t xml:space="preserve">C. Train, test, deploy, and monitor</w:t>
      </w:r>
    </w:p>
    <w:p>
      <w:pPr>
        <w:spacing w:after="40"/>
        <w:ind w:left="400"/>
      </w:pPr>
      <w:r>
        <w:rPr>
          <w:rFonts w:ascii="Calibri" w:cs="Calibri" w:eastAsia="Calibri" w:hAnsi="Calibri"/>
          <w:b w:val="false"/>
          <w:bCs w:val="false"/>
          <w:sz w:val="21"/>
          <w:szCs w:val="21"/>
        </w:rPr>
        <w:t xml:space="preserve">D. Draft, print, mail, and file</w:t>
      </w:r>
    </w:p>
    <w:p>
      <w:pPr>
        <w:spacing w:after="120"/>
        <w:ind w:left="400"/>
      </w:pPr>
      <w:r>
        <w:rPr>
          <w:rFonts w:ascii="Calibri" w:cs="Calibri" w:eastAsia="Calibri" w:hAnsi="Calibri"/>
          <w:b/>
          <w:bCs/>
          <w:i/>
          <w:iCs/>
          <w:color w:val="1F5C1F"/>
          <w:sz w:val="21"/>
          <w:szCs w:val="21"/>
        </w:rPr>
        <w:t xml:space="preserve">Answer: A</w:t>
      </w:r>
    </w:p>
    <w:p>
      <w:pPr>
        <w:spacing w:after="60" w:before="160"/>
      </w:pPr>
      <w:r>
        <w:rPr>
          <w:rFonts w:ascii="Calibri" w:cs="Calibri" w:eastAsia="Calibri" w:hAnsi="Calibri"/>
          <w:b/>
          <w:bCs/>
          <w:sz w:val="21"/>
          <w:szCs w:val="21"/>
        </w:rPr>
        <w:t xml:space="preserve">2. What is context engineering?</w:t>
      </w:r>
    </w:p>
    <w:p>
      <w:pPr>
        <w:spacing w:after="40"/>
        <w:ind w:left="400"/>
      </w:pPr>
      <w:r>
        <w:rPr>
          <w:rFonts w:ascii="Calibri" w:cs="Calibri" w:eastAsia="Calibri" w:hAnsi="Calibri"/>
          <w:b w:val="false"/>
          <w:bCs w:val="false"/>
          <w:sz w:val="21"/>
          <w:szCs w:val="21"/>
        </w:rPr>
        <w:t xml:space="preserve">A. Writing code comments in plain English</w:t>
      </w:r>
    </w:p>
    <w:p>
      <w:pPr>
        <w:spacing w:after="40"/>
        <w:ind w:left="400"/>
      </w:pPr>
      <w:r>
        <w:rPr>
          <w:rFonts w:ascii="Calibri" w:cs="Calibri" w:eastAsia="Calibri" w:hAnsi="Calibri"/>
          <w:b/>
          <w:bCs/>
          <w:sz w:val="21"/>
          <w:szCs w:val="21"/>
          <w:u w:val="single"/>
        </w:rPr>
        <w:t xml:space="preserve">B. Providing the prompt plus supporting documents the model needs</w:t>
      </w:r>
    </w:p>
    <w:p>
      <w:pPr>
        <w:spacing w:after="40"/>
        <w:ind w:left="400"/>
      </w:pPr>
      <w:r>
        <w:rPr>
          <w:rFonts w:ascii="Calibri" w:cs="Calibri" w:eastAsia="Calibri" w:hAnsi="Calibri"/>
          <w:b w:val="false"/>
          <w:bCs w:val="false"/>
          <w:sz w:val="21"/>
          <w:szCs w:val="21"/>
        </w:rPr>
        <w:t xml:space="preserve">C. Tuning the model weights for a new task</w:t>
      </w:r>
    </w:p>
    <w:p>
      <w:pPr>
        <w:spacing w:after="40"/>
        <w:ind w:left="400"/>
      </w:pPr>
      <w:r>
        <w:rPr>
          <w:rFonts w:ascii="Calibri" w:cs="Calibri" w:eastAsia="Calibri" w:hAnsi="Calibri"/>
          <w:b w:val="false"/>
          <w:bCs w:val="false"/>
          <w:sz w:val="21"/>
          <w:szCs w:val="21"/>
        </w:rPr>
        <w:t xml:space="preserve">D. Compressing a document to fewer tokens</w:t>
      </w:r>
    </w:p>
    <w:p>
      <w:pPr>
        <w:spacing w:after="120"/>
        <w:ind w:left="400"/>
      </w:pPr>
      <w:r>
        <w:rPr>
          <w:rFonts w:ascii="Calibri" w:cs="Calibri" w:eastAsia="Calibri" w:hAnsi="Calibri"/>
          <w:b/>
          <w:bCs/>
          <w:i/>
          <w:iCs/>
          <w:color w:val="1F5C1F"/>
          <w:sz w:val="21"/>
          <w:szCs w:val="21"/>
        </w:rPr>
        <w:t xml:space="preserve">Answer: B</w:t>
      </w:r>
    </w:p>
    <w:p>
      <w:pPr>
        <w:spacing w:after="60" w:before="160"/>
      </w:pPr>
      <w:r>
        <w:rPr>
          <w:rFonts w:ascii="Calibri" w:cs="Calibri" w:eastAsia="Calibri" w:hAnsi="Calibri"/>
          <w:b/>
          <w:bCs/>
          <w:sz w:val="21"/>
          <w:szCs w:val="21"/>
        </w:rPr>
        <w:t xml:space="preserve">3. When does the harness usually perform a web search?</w:t>
      </w:r>
    </w:p>
    <w:p>
      <w:pPr>
        <w:spacing w:after="40"/>
        <w:ind w:left="400"/>
      </w:pPr>
      <w:r>
        <w:rPr>
          <w:rFonts w:ascii="Calibri" w:cs="Calibri" w:eastAsia="Calibri" w:hAnsi="Calibri"/>
          <w:b w:val="false"/>
          <w:bCs w:val="false"/>
          <w:sz w:val="21"/>
          <w:szCs w:val="21"/>
        </w:rPr>
        <w:t xml:space="preserve">A. On every request without exception</w:t>
      </w:r>
    </w:p>
    <w:p>
      <w:pPr>
        <w:spacing w:after="40"/>
        <w:ind w:left="400"/>
      </w:pPr>
      <w:r>
        <w:rPr>
          <w:rFonts w:ascii="Calibri" w:cs="Calibri" w:eastAsia="Calibri" w:hAnsi="Calibri"/>
          <w:b w:val="false"/>
          <w:bCs w:val="false"/>
          <w:sz w:val="21"/>
          <w:szCs w:val="21"/>
        </w:rPr>
        <w:t xml:space="preserve">B. Only when the user pastes a URL</w:t>
      </w:r>
    </w:p>
    <w:p>
      <w:pPr>
        <w:spacing w:after="40"/>
        <w:ind w:left="400"/>
      </w:pPr>
      <w:r>
        <w:rPr>
          <w:rFonts w:ascii="Calibri" w:cs="Calibri" w:eastAsia="Calibri" w:hAnsi="Calibri"/>
          <w:b/>
          <w:bCs/>
          <w:sz w:val="21"/>
          <w:szCs w:val="21"/>
          <w:u w:val="single"/>
        </w:rPr>
        <w:t xml:space="preserve">C. When the topic needs current information</w:t>
      </w:r>
    </w:p>
    <w:p>
      <w:pPr>
        <w:spacing w:after="40"/>
        <w:ind w:left="400"/>
      </w:pPr>
      <w:r>
        <w:rPr>
          <w:rFonts w:ascii="Calibri" w:cs="Calibri" w:eastAsia="Calibri" w:hAnsi="Calibri"/>
          <w:b w:val="false"/>
          <w:bCs w:val="false"/>
          <w:sz w:val="21"/>
          <w:szCs w:val="21"/>
        </w:rPr>
        <w:t xml:space="preserve">D. Never, search is a separate product</w:t>
      </w:r>
    </w:p>
    <w:p>
      <w:pPr>
        <w:spacing w:after="120"/>
        <w:ind w:left="400"/>
      </w:pPr>
      <w:r>
        <w:rPr>
          <w:rFonts w:ascii="Calibri" w:cs="Calibri" w:eastAsia="Calibri" w:hAnsi="Calibri"/>
          <w:b/>
          <w:bCs/>
          <w:i/>
          <w:iCs/>
          <w:color w:val="1F5C1F"/>
          <w:sz w:val="21"/>
          <w:szCs w:val="21"/>
        </w:rPr>
        <w:t xml:space="preserve">Answer: C</w:t>
      </w:r>
    </w:p>
    <w:p>
      <w:pPr>
        <w:spacing w:after="60" w:before="160"/>
      </w:pPr>
      <w:r>
        <w:rPr>
          <w:rFonts w:ascii="Calibri" w:cs="Calibri" w:eastAsia="Calibri" w:hAnsi="Calibri"/>
          <w:b/>
          <w:bCs/>
          <w:sz w:val="21"/>
          <w:szCs w:val="21"/>
        </w:rPr>
        <w:t xml:space="preserve">4. What happens when the check step fails?</w:t>
      </w:r>
    </w:p>
    <w:p>
      <w:pPr>
        <w:spacing w:after="40"/>
        <w:ind w:left="400"/>
      </w:pPr>
      <w:r>
        <w:rPr>
          <w:rFonts w:ascii="Calibri" w:cs="Calibri" w:eastAsia="Calibri" w:hAnsi="Calibri"/>
          <w:b w:val="false"/>
          <w:bCs w:val="false"/>
          <w:sz w:val="21"/>
          <w:szCs w:val="21"/>
        </w:rPr>
        <w:t xml:space="preserve">A. The harness deletes the draft and stops</w:t>
      </w:r>
    </w:p>
    <w:p>
      <w:pPr>
        <w:spacing w:after="40"/>
        <w:ind w:left="400"/>
      </w:pPr>
      <w:r>
        <w:rPr>
          <w:rFonts w:ascii="Calibri" w:cs="Calibri" w:eastAsia="Calibri" w:hAnsi="Calibri"/>
          <w:b w:val="false"/>
          <w:bCs w:val="false"/>
          <w:sz w:val="21"/>
          <w:szCs w:val="21"/>
        </w:rPr>
        <w:t xml:space="preserve">B. The harness always restarts from the first step</w:t>
      </w:r>
    </w:p>
    <w:p>
      <w:pPr>
        <w:spacing w:after="40"/>
        <w:ind w:left="400"/>
      </w:pPr>
      <w:r>
        <w:rPr>
          <w:rFonts w:ascii="Calibri" w:cs="Calibri" w:eastAsia="Calibri" w:hAnsi="Calibri"/>
          <w:b w:val="false"/>
          <w:bCs w:val="false"/>
          <w:sz w:val="21"/>
          <w:szCs w:val="21"/>
        </w:rPr>
        <w:t xml:space="preserve">C. The harness asks the user to fix the document</w:t>
      </w:r>
    </w:p>
    <w:p>
      <w:pPr>
        <w:spacing w:after="40"/>
        <w:ind w:left="400"/>
      </w:pPr>
      <w:r>
        <w:rPr>
          <w:rFonts w:ascii="Calibri" w:cs="Calibri" w:eastAsia="Calibri" w:hAnsi="Calibri"/>
          <w:b/>
          <w:bCs/>
          <w:sz w:val="21"/>
          <w:szCs w:val="21"/>
          <w:u w:val="single"/>
        </w:rPr>
        <w:t xml:space="preserve">D. The harness loops back to search, planning, or writing until the output passes</w:t>
      </w:r>
    </w:p>
    <w:p>
      <w:pPr>
        <w:spacing w:after="120"/>
        <w:ind w:left="400"/>
      </w:pPr>
      <w:r>
        <w:rPr>
          <w:rFonts w:ascii="Calibri" w:cs="Calibri" w:eastAsia="Calibri" w:hAnsi="Calibri"/>
          <w:b/>
          <w:bCs/>
          <w:i/>
          <w:iCs/>
          <w:color w:val="1F5C1F"/>
          <w:sz w:val="21"/>
          <w:szCs w:val="21"/>
        </w:rPr>
        <w:t xml:space="preserve">Answer: D</w:t>
      </w:r>
    </w:p>
    <w:p>
      <w:pPr>
        <w:spacing w:after="60" w:before="160"/>
      </w:pPr>
      <w:r>
        <w:rPr>
          <w:rFonts w:ascii="Calibri" w:cs="Calibri" w:eastAsia="Calibri" w:hAnsi="Calibri"/>
          <w:b/>
          <w:bCs/>
          <w:sz w:val="21"/>
          <w:szCs w:val="21"/>
        </w:rPr>
        <w:t xml:space="preserve">5. How does the harness decide where to loop back to after a failed check?</w:t>
      </w:r>
    </w:p>
    <w:p>
      <w:pPr>
        <w:spacing w:after="40"/>
        <w:ind w:left="400"/>
      </w:pPr>
      <w:r>
        <w:rPr>
          <w:rFonts w:ascii="Calibri" w:cs="Calibri" w:eastAsia="Calibri" w:hAnsi="Calibri"/>
          <w:b/>
          <w:bCs/>
          <w:sz w:val="21"/>
          <w:szCs w:val="21"/>
          <w:u w:val="single"/>
        </w:rPr>
        <w:t xml:space="preserve">A. Based on its design and training, and it does not always go to the start</w:t>
      </w:r>
    </w:p>
    <w:p>
      <w:pPr>
        <w:spacing w:after="40"/>
        <w:ind w:left="400"/>
      </w:pPr>
      <w:r>
        <w:rPr>
          <w:rFonts w:ascii="Calibri" w:cs="Calibri" w:eastAsia="Calibri" w:hAnsi="Calibri"/>
          <w:b w:val="false"/>
          <w:bCs w:val="false"/>
          <w:sz w:val="21"/>
          <w:szCs w:val="21"/>
        </w:rPr>
        <w:t xml:space="preserve">B. It always returns to the web search step</w:t>
      </w:r>
    </w:p>
    <w:p>
      <w:pPr>
        <w:spacing w:after="40"/>
        <w:ind w:left="400"/>
      </w:pPr>
      <w:r>
        <w:rPr>
          <w:rFonts w:ascii="Calibri" w:cs="Calibri" w:eastAsia="Calibri" w:hAnsi="Calibri"/>
          <w:b w:val="false"/>
          <w:bCs w:val="false"/>
          <w:sz w:val="21"/>
          <w:szCs w:val="21"/>
        </w:rPr>
        <w:t xml:space="preserve">C. The user must select the step manually</w:t>
      </w:r>
    </w:p>
    <w:p>
      <w:pPr>
        <w:spacing w:after="40"/>
        <w:ind w:left="400"/>
      </w:pPr>
      <w:r>
        <w:rPr>
          <w:rFonts w:ascii="Calibri" w:cs="Calibri" w:eastAsia="Calibri" w:hAnsi="Calibri"/>
          <w:b w:val="false"/>
          <w:bCs w:val="false"/>
          <w:sz w:val="21"/>
          <w:szCs w:val="21"/>
        </w:rPr>
        <w:t xml:space="preserve">D. It picks a step at random</w:t>
      </w:r>
    </w:p>
    <w:p>
      <w:pPr>
        <w:spacing w:after="120"/>
        <w:ind w:left="400"/>
      </w:pPr>
      <w:r>
        <w:rPr>
          <w:rFonts w:ascii="Calibri" w:cs="Calibri" w:eastAsia="Calibri" w:hAnsi="Calibri"/>
          <w:b/>
          <w:bCs/>
          <w:i/>
          <w:iCs/>
          <w:color w:val="1F5C1F"/>
          <w:sz w:val="21"/>
          <w:szCs w:val="21"/>
        </w:rPr>
        <w:t xml:space="preserve">Answer: A</w:t>
      </w:r>
    </w:p>
    <w:p>
      <w:pPr>
        <w:spacing w:after="60" w:before="160"/>
      </w:pPr>
      <w:r>
        <w:rPr>
          <w:rFonts w:ascii="Calibri" w:cs="Calibri" w:eastAsia="Calibri" w:hAnsi="Calibri"/>
          <w:b/>
          <w:bCs/>
          <w:sz w:val="21"/>
          <w:szCs w:val="21"/>
        </w:rPr>
        <w:t xml:space="preserve">6. Beyond retrieval, what does the model do with search results?</w:t>
      </w:r>
    </w:p>
    <w:p>
      <w:pPr>
        <w:spacing w:after="40"/>
        <w:ind w:left="400"/>
      </w:pPr>
      <w:r>
        <w:rPr>
          <w:rFonts w:ascii="Calibri" w:cs="Calibri" w:eastAsia="Calibri" w:hAnsi="Calibri"/>
          <w:b w:val="false"/>
          <w:bCs w:val="false"/>
          <w:sz w:val="21"/>
          <w:szCs w:val="21"/>
        </w:rPr>
        <w:t xml:space="preserve">A. It stores every page in permanent memory</w:t>
      </w:r>
    </w:p>
    <w:p>
      <w:pPr>
        <w:spacing w:after="40"/>
        <w:ind w:left="400"/>
      </w:pPr>
      <w:r>
        <w:rPr>
          <w:rFonts w:ascii="Calibri" w:cs="Calibri" w:eastAsia="Calibri" w:hAnsi="Calibri"/>
          <w:b/>
          <w:bCs/>
          <w:sz w:val="21"/>
          <w:szCs w:val="21"/>
          <w:u w:val="single"/>
        </w:rPr>
        <w:t xml:space="preserve">B. It evaluates source quality using publisher reputation, publication date, and agreement across sources</w:t>
      </w:r>
    </w:p>
    <w:p>
      <w:pPr>
        <w:spacing w:after="40"/>
        <w:ind w:left="400"/>
      </w:pPr>
      <w:r>
        <w:rPr>
          <w:rFonts w:ascii="Calibri" w:cs="Calibri" w:eastAsia="Calibri" w:hAnsi="Calibri"/>
          <w:b w:val="false"/>
          <w:bCs w:val="false"/>
          <w:sz w:val="21"/>
          <w:szCs w:val="21"/>
        </w:rPr>
        <w:t xml:space="preserve">C. It translates each page into English</w:t>
      </w:r>
    </w:p>
    <w:p>
      <w:pPr>
        <w:spacing w:after="40"/>
        <w:ind w:left="400"/>
      </w:pPr>
      <w:r>
        <w:rPr>
          <w:rFonts w:ascii="Calibri" w:cs="Calibri" w:eastAsia="Calibri" w:hAnsi="Calibri"/>
          <w:b w:val="false"/>
          <w:bCs w:val="false"/>
          <w:sz w:val="21"/>
          <w:szCs w:val="21"/>
        </w:rPr>
        <w:t xml:space="preserve">D. It only counts the number of results</w:t>
      </w:r>
    </w:p>
    <w:p>
      <w:pPr>
        <w:spacing w:after="120"/>
        <w:ind w:left="400"/>
      </w:pPr>
      <w:r>
        <w:rPr>
          <w:rFonts w:ascii="Calibri" w:cs="Calibri" w:eastAsia="Calibri" w:hAnsi="Calibri"/>
          <w:b/>
          <w:bCs/>
          <w:i/>
          <w:iCs/>
          <w:color w:val="1F5C1F"/>
          <w:sz w:val="21"/>
          <w:szCs w:val="21"/>
        </w:rPr>
        <w:t xml:space="preserve">Answer: B</w:t>
      </w:r>
    </w:p>
    <w:p>
      <w:pPr>
        <w:spacing w:after="60" w:before="160"/>
      </w:pPr>
      <w:r>
        <w:rPr>
          <w:rFonts w:ascii="Calibri" w:cs="Calibri" w:eastAsia="Calibri" w:hAnsi="Calibri"/>
          <w:b/>
          <w:bCs/>
          <w:sz w:val="21"/>
          <w:szCs w:val="21"/>
        </w:rPr>
        <w:t xml:space="preserve">7. In the programming harness for a new program, why must the model write its own tests?</w:t>
      </w:r>
    </w:p>
    <w:p>
      <w:pPr>
        <w:spacing w:after="40"/>
        <w:ind w:left="400"/>
      </w:pPr>
      <w:r>
        <w:rPr>
          <w:rFonts w:ascii="Calibri" w:cs="Calibri" w:eastAsia="Calibri" w:hAnsi="Calibri"/>
          <w:b w:val="false"/>
          <w:bCs w:val="false"/>
          <w:sz w:val="21"/>
          <w:szCs w:val="21"/>
        </w:rPr>
        <w:t xml:space="preserve">A. Tests are optional for new code</w:t>
      </w:r>
    </w:p>
    <w:p>
      <w:pPr>
        <w:spacing w:after="40"/>
        <w:ind w:left="400"/>
      </w:pPr>
      <w:r>
        <w:rPr>
          <w:rFonts w:ascii="Calibri" w:cs="Calibri" w:eastAsia="Calibri" w:hAnsi="Calibri"/>
          <w:b w:val="false"/>
          <w:bCs w:val="false"/>
          <w:sz w:val="21"/>
          <w:szCs w:val="21"/>
        </w:rPr>
        <w:t xml:space="preserve">B. Linters replace the need for tests</w:t>
      </w:r>
    </w:p>
    <w:p>
      <w:pPr>
        <w:spacing w:after="40"/>
        <w:ind w:left="400"/>
      </w:pPr>
      <w:r>
        <w:rPr>
          <w:rFonts w:ascii="Calibri" w:cs="Calibri" w:eastAsia="Calibri" w:hAnsi="Calibri"/>
          <w:b/>
          <w:bCs/>
          <w:sz w:val="21"/>
          <w:szCs w:val="21"/>
          <w:u w:val="single"/>
        </w:rPr>
        <w:t xml:space="preserve">C. No inherited test suite exists for a new program</w:t>
      </w:r>
    </w:p>
    <w:p>
      <w:pPr>
        <w:spacing w:after="40"/>
        <w:ind w:left="400"/>
      </w:pPr>
      <w:r>
        <w:rPr>
          <w:rFonts w:ascii="Calibri" w:cs="Calibri" w:eastAsia="Calibri" w:hAnsi="Calibri"/>
          <w:b w:val="false"/>
          <w:bCs w:val="false"/>
          <w:sz w:val="21"/>
          <w:szCs w:val="21"/>
        </w:rPr>
        <w:t xml:space="preserve">D. Tests are only written by the human</w:t>
      </w:r>
    </w:p>
    <w:p>
      <w:pPr>
        <w:spacing w:after="120"/>
        <w:ind w:left="400"/>
      </w:pPr>
      <w:r>
        <w:rPr>
          <w:rFonts w:ascii="Calibri" w:cs="Calibri" w:eastAsia="Calibri" w:hAnsi="Calibri"/>
          <w:b/>
          <w:bCs/>
          <w:i/>
          <w:iCs/>
          <w:color w:val="1F5C1F"/>
          <w:sz w:val="21"/>
          <w:szCs w:val="21"/>
        </w:rPr>
        <w:t xml:space="preserve">Answer: C</w:t>
      </w:r>
    </w:p>
    <w:p>
      <w:pPr>
        <w:spacing w:after="60" w:before="160"/>
      </w:pPr>
      <w:r>
        <w:rPr>
          <w:rFonts w:ascii="Calibri" w:cs="Calibri" w:eastAsia="Calibri" w:hAnsi="Calibri"/>
          <w:b/>
          <w:bCs/>
          <w:sz w:val="21"/>
          <w:szCs w:val="21"/>
        </w:rPr>
        <w:t xml:space="preserve">8. What is the final step in the harness for a new program?</w:t>
      </w:r>
    </w:p>
    <w:p>
      <w:pPr>
        <w:spacing w:after="40"/>
        <w:ind w:left="400"/>
      </w:pPr>
      <w:r>
        <w:rPr>
          <w:rFonts w:ascii="Calibri" w:cs="Calibri" w:eastAsia="Calibri" w:hAnsi="Calibri"/>
          <w:b w:val="false"/>
          <w:bCs w:val="false"/>
          <w:sz w:val="21"/>
          <w:szCs w:val="21"/>
        </w:rPr>
        <w:t xml:space="preserve">A. The code compiles without warnings</w:t>
      </w:r>
    </w:p>
    <w:p>
      <w:pPr>
        <w:spacing w:after="40"/>
        <w:ind w:left="400"/>
      </w:pPr>
      <w:r>
        <w:rPr>
          <w:rFonts w:ascii="Calibri" w:cs="Calibri" w:eastAsia="Calibri" w:hAnsi="Calibri"/>
          <w:b w:val="false"/>
          <w:bCs w:val="false"/>
          <w:sz w:val="21"/>
          <w:szCs w:val="21"/>
        </w:rPr>
        <w:t xml:space="preserve">B. The model archives the project</w:t>
      </w:r>
    </w:p>
    <w:p>
      <w:pPr>
        <w:spacing w:after="40"/>
        <w:ind w:left="400"/>
      </w:pPr>
      <w:r>
        <w:rPr>
          <w:rFonts w:ascii="Calibri" w:cs="Calibri" w:eastAsia="Calibri" w:hAnsi="Calibri"/>
          <w:b w:val="false"/>
          <w:bCs w:val="false"/>
          <w:sz w:val="21"/>
          <w:szCs w:val="21"/>
        </w:rPr>
        <w:t xml:space="preserve">C. The linter reports no issues</w:t>
      </w:r>
    </w:p>
    <w:p>
      <w:pPr>
        <w:spacing w:after="40"/>
        <w:ind w:left="400"/>
      </w:pPr>
      <w:r>
        <w:rPr>
          <w:rFonts w:ascii="Calibri" w:cs="Calibri" w:eastAsia="Calibri" w:hAnsi="Calibri"/>
          <w:b/>
          <w:bCs/>
          <w:sz w:val="21"/>
          <w:szCs w:val="21"/>
          <w:u w:val="single"/>
        </w:rPr>
        <w:t xml:space="preserve">D. A human verifies the program against intent, not just its own tests</w:t>
      </w:r>
    </w:p>
    <w:p>
      <w:pPr>
        <w:spacing w:after="120"/>
        <w:ind w:left="400"/>
      </w:pPr>
      <w:r>
        <w:rPr>
          <w:rFonts w:ascii="Calibri" w:cs="Calibri" w:eastAsia="Calibri" w:hAnsi="Calibri"/>
          <w:b/>
          <w:bCs/>
          <w:i/>
          <w:iCs/>
          <w:color w:val="1F5C1F"/>
          <w:sz w:val="21"/>
          <w:szCs w:val="21"/>
        </w:rPr>
        <w:t xml:space="preserve">Answer: D</w:t>
      </w:r>
    </w:p>
    <w:p>
      <w:pPr>
        <w:spacing w:after="60" w:before="160"/>
      </w:pPr>
      <w:r>
        <w:rPr>
          <w:rFonts w:ascii="Calibri" w:cs="Calibri" w:eastAsia="Calibri" w:hAnsi="Calibri"/>
          <w:b/>
          <w:bCs/>
          <w:sz w:val="21"/>
          <w:szCs w:val="21"/>
        </w:rPr>
        <w:t xml:space="preserve">9. When working on an existing program, what should the model do before changing anything?</w:t>
      </w:r>
    </w:p>
    <w:p>
      <w:pPr>
        <w:spacing w:after="40"/>
        <w:ind w:left="400"/>
      </w:pPr>
      <w:r>
        <w:rPr>
          <w:rFonts w:ascii="Calibri" w:cs="Calibri" w:eastAsia="Calibri" w:hAnsi="Calibri"/>
          <w:b/>
          <w:bCs/>
          <w:sz w:val="21"/>
          <w:szCs w:val="21"/>
          <w:u w:val="single"/>
        </w:rPr>
        <w:t xml:space="preserve">A. Search the code repository for definitions, usages, and similar patterns</w:t>
      </w:r>
    </w:p>
    <w:p>
      <w:pPr>
        <w:spacing w:after="40"/>
        <w:ind w:left="400"/>
      </w:pPr>
      <w:r>
        <w:rPr>
          <w:rFonts w:ascii="Calibri" w:cs="Calibri" w:eastAsia="Calibri" w:hAnsi="Calibri"/>
          <w:b w:val="false"/>
          <w:bCs w:val="false"/>
          <w:sz w:val="21"/>
          <w:szCs w:val="21"/>
        </w:rPr>
        <w:t xml:space="preserve">B. Rewrite the whole codebase in a new style</w:t>
      </w:r>
    </w:p>
    <w:p>
      <w:pPr>
        <w:spacing w:after="40"/>
        <w:ind w:left="400"/>
      </w:pPr>
      <w:r>
        <w:rPr>
          <w:rFonts w:ascii="Calibri" w:cs="Calibri" w:eastAsia="Calibri" w:hAnsi="Calibri"/>
          <w:b w:val="false"/>
          <w:bCs w:val="false"/>
          <w:sz w:val="21"/>
          <w:szCs w:val="21"/>
        </w:rPr>
        <w:t xml:space="preserve">C. Delete the old test suite</w:t>
      </w:r>
    </w:p>
    <w:p>
      <w:pPr>
        <w:spacing w:after="40"/>
        <w:ind w:left="400"/>
      </w:pPr>
      <w:r>
        <w:rPr>
          <w:rFonts w:ascii="Calibri" w:cs="Calibri" w:eastAsia="Calibri" w:hAnsi="Calibri"/>
          <w:b w:val="false"/>
          <w:bCs w:val="false"/>
          <w:sz w:val="21"/>
          <w:szCs w:val="21"/>
        </w:rPr>
        <w:t xml:space="preserve">D. Convert the code to a new language</w:t>
      </w:r>
    </w:p>
    <w:p>
      <w:pPr>
        <w:spacing w:after="120"/>
        <w:ind w:left="400"/>
      </w:pPr>
      <w:r>
        <w:rPr>
          <w:rFonts w:ascii="Calibri" w:cs="Calibri" w:eastAsia="Calibri" w:hAnsi="Calibri"/>
          <w:b/>
          <w:bCs/>
          <w:i/>
          <w:iCs/>
          <w:color w:val="1F5C1F"/>
          <w:sz w:val="21"/>
          <w:szCs w:val="21"/>
        </w:rPr>
        <w:t xml:space="preserve">Answer: A</w:t>
      </w:r>
    </w:p>
    <w:p>
      <w:pPr>
        <w:spacing w:after="60" w:before="160"/>
      </w:pPr>
      <w:r>
        <w:rPr>
          <w:rFonts w:ascii="Calibri" w:cs="Calibri" w:eastAsia="Calibri" w:hAnsi="Calibri"/>
          <w:b/>
          <w:bCs/>
          <w:sz w:val="21"/>
          <w:szCs w:val="21"/>
        </w:rPr>
        <w:t xml:space="preserve">10. Why is the inherited test suite valuable when editing an existing program?</w:t>
      </w:r>
    </w:p>
    <w:p>
      <w:pPr>
        <w:spacing w:after="40"/>
        <w:ind w:left="400"/>
      </w:pPr>
      <w:r>
        <w:rPr>
          <w:rFonts w:ascii="Calibri" w:cs="Calibri" w:eastAsia="Calibri" w:hAnsi="Calibri"/>
          <w:b w:val="false"/>
          <w:bCs w:val="false"/>
          <w:sz w:val="21"/>
          <w:szCs w:val="21"/>
        </w:rPr>
        <w:t xml:space="preserve">A. It runs faster than new tests</w:t>
      </w:r>
    </w:p>
    <w:p>
      <w:pPr>
        <w:spacing w:after="40"/>
        <w:ind w:left="400"/>
      </w:pPr>
      <w:r>
        <w:rPr>
          <w:rFonts w:ascii="Calibri" w:cs="Calibri" w:eastAsia="Calibri" w:hAnsi="Calibri"/>
          <w:b/>
          <w:bCs/>
          <w:sz w:val="21"/>
          <w:szCs w:val="21"/>
          <w:u w:val="single"/>
        </w:rPr>
        <w:t xml:space="preserve">B. It is an independent oracle the model did not write</w:t>
      </w:r>
    </w:p>
    <w:p>
      <w:pPr>
        <w:spacing w:after="40"/>
        <w:ind w:left="400"/>
      </w:pPr>
      <w:r>
        <w:rPr>
          <w:rFonts w:ascii="Calibri" w:cs="Calibri" w:eastAsia="Calibri" w:hAnsi="Calibri"/>
          <w:b w:val="false"/>
          <w:bCs w:val="false"/>
          <w:sz w:val="21"/>
          <w:szCs w:val="21"/>
        </w:rPr>
        <w:t xml:space="preserve">C. It never needs modification</w:t>
      </w:r>
    </w:p>
    <w:p>
      <w:pPr>
        <w:spacing w:after="40"/>
        <w:ind w:left="400"/>
      </w:pPr>
      <w:r>
        <w:rPr>
          <w:rFonts w:ascii="Calibri" w:cs="Calibri" w:eastAsia="Calibri" w:hAnsi="Calibri"/>
          <w:b w:val="false"/>
          <w:bCs w:val="false"/>
          <w:sz w:val="21"/>
          <w:szCs w:val="21"/>
        </w:rPr>
        <w:t xml:space="preserve">D. It replaces version control</w:t>
      </w:r>
    </w:p>
    <w:p>
      <w:pPr>
        <w:spacing w:after="120"/>
        <w:ind w:left="400"/>
      </w:pPr>
      <w:r>
        <w:rPr>
          <w:rFonts w:ascii="Calibri" w:cs="Calibri" w:eastAsia="Calibri" w:hAnsi="Calibri"/>
          <w:b/>
          <w:bCs/>
          <w:i/>
          <w:iCs/>
          <w:color w:val="1F5C1F"/>
          <w:sz w:val="21"/>
          <w:szCs w:val="21"/>
        </w:rPr>
        <w:t xml:space="preserve">Answer: B</w:t>
      </w:r>
    </w:p>
    <w:p>
      <w:pPr>
        <w:spacing w:after="60" w:before="160"/>
      </w:pPr>
      <w:r>
        <w:rPr>
          <w:rFonts w:ascii="Calibri" w:cs="Calibri" w:eastAsia="Calibri" w:hAnsi="Calibri"/>
          <w:b/>
          <w:bCs/>
          <w:sz w:val="21"/>
          <w:szCs w:val="21"/>
        </w:rPr>
        <w:t xml:space="preserve">11. What does verifying no regressions mean?</w:t>
      </w:r>
    </w:p>
    <w:p>
      <w:pPr>
        <w:spacing w:after="40"/>
        <w:ind w:left="400"/>
      </w:pPr>
      <w:r>
        <w:rPr>
          <w:rFonts w:ascii="Calibri" w:cs="Calibri" w:eastAsia="Calibri" w:hAnsi="Calibri"/>
          <w:b w:val="false"/>
          <w:bCs w:val="false"/>
          <w:sz w:val="21"/>
          <w:szCs w:val="21"/>
        </w:rPr>
        <w:t xml:space="preserve">A. The new feature works on one machine</w:t>
      </w:r>
    </w:p>
    <w:p>
      <w:pPr>
        <w:spacing w:after="40"/>
        <w:ind w:left="400"/>
      </w:pPr>
      <w:r>
        <w:rPr>
          <w:rFonts w:ascii="Calibri" w:cs="Calibri" w:eastAsia="Calibri" w:hAnsi="Calibri"/>
          <w:b w:val="false"/>
          <w:bCs w:val="false"/>
          <w:sz w:val="21"/>
          <w:szCs w:val="21"/>
        </w:rPr>
        <w:t xml:space="preserve">B. The code passes the linter</w:t>
      </w:r>
    </w:p>
    <w:p>
      <w:pPr>
        <w:spacing w:after="40"/>
        <w:ind w:left="400"/>
      </w:pPr>
      <w:r>
        <w:rPr>
          <w:rFonts w:ascii="Calibri" w:cs="Calibri" w:eastAsia="Calibri" w:hAnsi="Calibri"/>
          <w:b/>
          <w:bCs/>
          <w:sz w:val="21"/>
          <w:szCs w:val="21"/>
          <w:u w:val="single"/>
        </w:rPr>
        <w:t xml:space="preserve">C. The change works and nothing that previously worked is broken, unless you intended to break it</w:t>
      </w:r>
    </w:p>
    <w:p>
      <w:pPr>
        <w:spacing w:after="40"/>
        <w:ind w:left="400"/>
      </w:pPr>
      <w:r>
        <w:rPr>
          <w:rFonts w:ascii="Calibri" w:cs="Calibri" w:eastAsia="Calibri" w:hAnsi="Calibri"/>
          <w:b w:val="false"/>
          <w:bCs w:val="false"/>
          <w:sz w:val="21"/>
          <w:szCs w:val="21"/>
        </w:rPr>
        <w:t xml:space="preserve">D. The program uses less memory than before</w:t>
      </w:r>
    </w:p>
    <w:p>
      <w:pPr>
        <w:spacing w:after="120"/>
        <w:ind w:left="400"/>
      </w:pPr>
      <w:r>
        <w:rPr>
          <w:rFonts w:ascii="Calibri" w:cs="Calibri" w:eastAsia="Calibri" w:hAnsi="Calibri"/>
          <w:b/>
          <w:bCs/>
          <w:i/>
          <w:iCs/>
          <w:color w:val="1F5C1F"/>
          <w:sz w:val="21"/>
          <w:szCs w:val="21"/>
        </w:rPr>
        <w:t xml:space="preserve">Answer: C</w:t>
      </w:r>
    </w:p>
    <w:p>
      <w:pPr>
        <w:spacing w:after="60" w:before="160"/>
      </w:pPr>
      <w:r>
        <w:rPr>
          <w:rFonts w:ascii="Calibri" w:cs="Calibri" w:eastAsia="Calibri" w:hAnsi="Calibri"/>
          <w:b/>
          <w:bCs/>
          <w:sz w:val="21"/>
          <w:szCs w:val="21"/>
        </w:rPr>
        <w:t xml:space="preserve">12. What file format is a skill written in?</w:t>
      </w:r>
    </w:p>
    <w:p>
      <w:pPr>
        <w:spacing w:after="40"/>
        <w:ind w:left="400"/>
      </w:pPr>
      <w:r>
        <w:rPr>
          <w:rFonts w:ascii="Calibri" w:cs="Calibri" w:eastAsia="Calibri" w:hAnsi="Calibri"/>
          <w:b w:val="false"/>
          <w:bCs w:val="false"/>
          <w:sz w:val="21"/>
          <w:szCs w:val="21"/>
        </w:rPr>
        <w:t xml:space="preserve">A. A compiled binary</w:t>
      </w:r>
    </w:p>
    <w:p>
      <w:pPr>
        <w:spacing w:after="40"/>
        <w:ind w:left="400"/>
      </w:pPr>
      <w:r>
        <w:rPr>
          <w:rFonts w:ascii="Calibri" w:cs="Calibri" w:eastAsia="Calibri" w:hAnsi="Calibri"/>
          <w:b w:val="false"/>
          <w:bCs w:val="false"/>
          <w:sz w:val="21"/>
          <w:szCs w:val="21"/>
        </w:rPr>
        <w:t xml:space="preserve">B. A spreadsheet</w:t>
      </w:r>
    </w:p>
    <w:p>
      <w:pPr>
        <w:spacing w:after="40"/>
        <w:ind w:left="400"/>
      </w:pPr>
      <w:r>
        <w:rPr>
          <w:rFonts w:ascii="Calibri" w:cs="Calibri" w:eastAsia="Calibri" w:hAnsi="Calibri"/>
          <w:b w:val="false"/>
          <w:bCs w:val="false"/>
          <w:sz w:val="21"/>
          <w:szCs w:val="21"/>
        </w:rPr>
        <w:t xml:space="preserve">C. A JSON configuration file</w:t>
      </w:r>
    </w:p>
    <w:p>
      <w:pPr>
        <w:spacing w:after="40"/>
        <w:ind w:left="400"/>
      </w:pPr>
      <w:r>
        <w:rPr>
          <w:rFonts w:ascii="Calibri" w:cs="Calibri" w:eastAsia="Calibri" w:hAnsi="Calibri"/>
          <w:b/>
          <w:bCs/>
          <w:sz w:val="21"/>
          <w:szCs w:val="21"/>
          <w:u w:val="single"/>
        </w:rPr>
        <w:t xml:space="preserve">D. A markdown text file</w:t>
      </w:r>
    </w:p>
    <w:p>
      <w:pPr>
        <w:spacing w:after="120"/>
        <w:ind w:left="400"/>
      </w:pPr>
      <w:r>
        <w:rPr>
          <w:rFonts w:ascii="Calibri" w:cs="Calibri" w:eastAsia="Calibri" w:hAnsi="Calibri"/>
          <w:b/>
          <w:bCs/>
          <w:i/>
          <w:iCs/>
          <w:color w:val="1F5C1F"/>
          <w:sz w:val="21"/>
          <w:szCs w:val="21"/>
        </w:rPr>
        <w:t xml:space="preserve">Answer: D</w:t>
      </w:r>
    </w:p>
    <w:p>
      <w:pPr>
        <w:spacing w:after="60" w:before="160"/>
      </w:pPr>
      <w:r>
        <w:rPr>
          <w:rFonts w:ascii="Calibri" w:cs="Calibri" w:eastAsia="Calibri" w:hAnsi="Calibri"/>
          <w:b/>
          <w:bCs/>
          <w:sz w:val="21"/>
          <w:szCs w:val="21"/>
        </w:rPr>
        <w:t xml:space="preserve">13. In a skill file, what does the description control?</w:t>
      </w:r>
    </w:p>
    <w:p>
      <w:pPr>
        <w:spacing w:after="40"/>
        <w:ind w:left="400"/>
      </w:pPr>
      <w:r>
        <w:rPr>
          <w:rFonts w:ascii="Calibri" w:cs="Calibri" w:eastAsia="Calibri" w:hAnsi="Calibri"/>
          <w:b/>
          <w:bCs/>
          <w:sz w:val="21"/>
          <w:szCs w:val="21"/>
          <w:u w:val="single"/>
        </w:rPr>
        <w:t xml:space="preserve">A. When the skill should be triggered</w:t>
      </w:r>
    </w:p>
    <w:p>
      <w:pPr>
        <w:spacing w:after="40"/>
        <w:ind w:left="400"/>
      </w:pPr>
      <w:r>
        <w:rPr>
          <w:rFonts w:ascii="Calibri" w:cs="Calibri" w:eastAsia="Calibri" w:hAnsi="Calibri"/>
          <w:b w:val="false"/>
          <w:bCs w:val="false"/>
          <w:sz w:val="21"/>
          <w:szCs w:val="21"/>
        </w:rPr>
        <w:t xml:space="preserve">B. The color of the output</w:t>
      </w:r>
    </w:p>
    <w:p>
      <w:pPr>
        <w:spacing w:after="40"/>
        <w:ind w:left="400"/>
      </w:pPr>
      <w:r>
        <w:rPr>
          <w:rFonts w:ascii="Calibri" w:cs="Calibri" w:eastAsia="Calibri" w:hAnsi="Calibri"/>
          <w:b w:val="false"/>
          <w:bCs w:val="false"/>
          <w:sz w:val="21"/>
          <w:szCs w:val="21"/>
        </w:rPr>
        <w:t xml:space="preserve">C. The model version used</w:t>
      </w:r>
    </w:p>
    <w:p>
      <w:pPr>
        <w:spacing w:after="40"/>
        <w:ind w:left="400"/>
      </w:pPr>
      <w:r>
        <w:rPr>
          <w:rFonts w:ascii="Calibri" w:cs="Calibri" w:eastAsia="Calibri" w:hAnsi="Calibri"/>
          <w:b w:val="false"/>
          <w:bCs w:val="false"/>
          <w:sz w:val="21"/>
          <w:szCs w:val="21"/>
        </w:rPr>
        <w:t xml:space="preserve">D. The maximum token count</w:t>
      </w:r>
    </w:p>
    <w:p>
      <w:pPr>
        <w:spacing w:after="120"/>
        <w:ind w:left="400"/>
      </w:pPr>
      <w:r>
        <w:rPr>
          <w:rFonts w:ascii="Calibri" w:cs="Calibri" w:eastAsia="Calibri" w:hAnsi="Calibri"/>
          <w:b/>
          <w:bCs/>
          <w:i/>
          <w:iCs/>
          <w:color w:val="1F5C1F"/>
          <w:sz w:val="21"/>
          <w:szCs w:val="21"/>
        </w:rPr>
        <w:t xml:space="preserve">Answer: A</w:t>
      </w:r>
    </w:p>
    <w:p>
      <w:pPr>
        <w:spacing w:after="60" w:before="160"/>
      </w:pPr>
      <w:r>
        <w:rPr>
          <w:rFonts w:ascii="Calibri" w:cs="Calibri" w:eastAsia="Calibri" w:hAnsi="Calibri"/>
          <w:b/>
          <w:bCs/>
          <w:sz w:val="21"/>
          <w:szCs w:val="21"/>
        </w:rPr>
        <w:t xml:space="preserve">14. Why can a good skill with a bad description be useless?</w:t>
      </w:r>
    </w:p>
    <w:p>
      <w:pPr>
        <w:spacing w:after="40"/>
        <w:ind w:left="400"/>
      </w:pPr>
      <w:r>
        <w:rPr>
          <w:rFonts w:ascii="Calibri" w:cs="Calibri" w:eastAsia="Calibri" w:hAnsi="Calibri"/>
          <w:b w:val="false"/>
          <w:bCs w:val="false"/>
          <w:sz w:val="21"/>
          <w:szCs w:val="21"/>
        </w:rPr>
        <w:t xml:space="preserve">A. Bad descriptions crash the harness</w:t>
      </w:r>
    </w:p>
    <w:p>
      <w:pPr>
        <w:spacing w:after="40"/>
        <w:ind w:left="400"/>
      </w:pPr>
      <w:r>
        <w:rPr>
          <w:rFonts w:ascii="Calibri" w:cs="Calibri" w:eastAsia="Calibri" w:hAnsi="Calibri"/>
          <w:b/>
          <w:bCs/>
          <w:sz w:val="21"/>
          <w:szCs w:val="21"/>
          <w:u w:val="single"/>
        </w:rPr>
        <w:t xml:space="preserve">B. The harness only sees the description until a task matches it, so the skill never runs</w:t>
      </w:r>
    </w:p>
    <w:p>
      <w:pPr>
        <w:spacing w:after="40"/>
        <w:ind w:left="400"/>
      </w:pPr>
      <w:r>
        <w:rPr>
          <w:rFonts w:ascii="Calibri" w:cs="Calibri" w:eastAsia="Calibri" w:hAnsi="Calibri"/>
          <w:b w:val="false"/>
          <w:bCs w:val="false"/>
          <w:sz w:val="21"/>
          <w:szCs w:val="21"/>
        </w:rPr>
        <w:t xml:space="preserve">C. Descriptions are ignored by the harness</w:t>
      </w:r>
    </w:p>
    <w:p>
      <w:pPr>
        <w:spacing w:after="40"/>
        <w:ind w:left="400"/>
      </w:pPr>
      <w:r>
        <w:rPr>
          <w:rFonts w:ascii="Calibri" w:cs="Calibri" w:eastAsia="Calibri" w:hAnsi="Calibri"/>
          <w:b w:val="false"/>
          <w:bCs w:val="false"/>
          <w:sz w:val="21"/>
          <w:szCs w:val="21"/>
        </w:rPr>
        <w:t xml:space="preserve">D. Skills without good descriptions are deleted automatically</w:t>
      </w:r>
    </w:p>
    <w:p>
      <w:pPr>
        <w:spacing w:after="120"/>
        <w:ind w:left="400"/>
      </w:pPr>
      <w:r>
        <w:rPr>
          <w:rFonts w:ascii="Calibri" w:cs="Calibri" w:eastAsia="Calibri" w:hAnsi="Calibri"/>
          <w:b/>
          <w:bCs/>
          <w:i/>
          <w:iCs/>
          <w:color w:val="1F5C1F"/>
          <w:sz w:val="21"/>
          <w:szCs w:val="21"/>
        </w:rPr>
        <w:t xml:space="preserve">Answer: B</w:t>
      </w:r>
    </w:p>
    <w:p>
      <w:pPr>
        <w:spacing w:after="60" w:before="160"/>
      </w:pPr>
      <w:r>
        <w:rPr>
          <w:rFonts w:ascii="Calibri" w:cs="Calibri" w:eastAsia="Calibri" w:hAnsi="Calibri"/>
          <w:b/>
          <w:bCs/>
          <w:sz w:val="21"/>
          <w:szCs w:val="21"/>
        </w:rPr>
        <w:t xml:space="preserve">15. Why does the harness load a skill only when the task matches its description?</w:t>
      </w:r>
    </w:p>
    <w:p>
      <w:pPr>
        <w:spacing w:after="40"/>
        <w:ind w:left="400"/>
      </w:pPr>
      <w:r>
        <w:rPr>
          <w:rFonts w:ascii="Calibri" w:cs="Calibri" w:eastAsia="Calibri" w:hAnsi="Calibri"/>
          <w:b w:val="false"/>
          <w:bCs w:val="false"/>
          <w:sz w:val="21"/>
          <w:szCs w:val="21"/>
        </w:rPr>
        <w:t xml:space="preserve">A. Skills expire after one use</w:t>
      </w:r>
    </w:p>
    <w:p>
      <w:pPr>
        <w:spacing w:after="40"/>
        <w:ind w:left="400"/>
      </w:pPr>
      <w:r>
        <w:rPr>
          <w:rFonts w:ascii="Calibri" w:cs="Calibri" w:eastAsia="Calibri" w:hAnsi="Calibri"/>
          <w:b w:val="false"/>
          <w:bCs w:val="false"/>
          <w:sz w:val="21"/>
          <w:szCs w:val="21"/>
        </w:rPr>
        <w:t xml:space="preserve">B. Loading skills requires user approval each time</w:t>
      </w:r>
    </w:p>
    <w:p>
      <w:pPr>
        <w:spacing w:after="40"/>
        <w:ind w:left="400"/>
      </w:pPr>
      <w:r>
        <w:rPr>
          <w:rFonts w:ascii="Calibri" w:cs="Calibri" w:eastAsia="Calibri" w:hAnsi="Calibri"/>
          <w:b/>
          <w:bCs/>
          <w:sz w:val="21"/>
          <w:szCs w:val="21"/>
          <w:u w:val="single"/>
        </w:rPr>
        <w:t xml:space="preserve">C. Context is spent on demand, not on every request</w:t>
      </w:r>
    </w:p>
    <w:p>
      <w:pPr>
        <w:spacing w:after="40"/>
        <w:ind w:left="400"/>
      </w:pPr>
      <w:r>
        <w:rPr>
          <w:rFonts w:ascii="Calibri" w:cs="Calibri" w:eastAsia="Calibri" w:hAnsi="Calibri"/>
          <w:b w:val="false"/>
          <w:bCs w:val="false"/>
          <w:sz w:val="21"/>
          <w:szCs w:val="21"/>
        </w:rPr>
        <w:t xml:space="preserve">D. Only one skill can exist at a time</w:t>
      </w:r>
    </w:p>
    <w:p>
      <w:pPr>
        <w:spacing w:after="120"/>
        <w:ind w:left="400"/>
      </w:pPr>
      <w:r>
        <w:rPr>
          <w:rFonts w:ascii="Calibri" w:cs="Calibri" w:eastAsia="Calibri" w:hAnsi="Calibri"/>
          <w:b/>
          <w:bCs/>
          <w:i/>
          <w:iCs/>
          <w:color w:val="1F5C1F"/>
          <w:sz w:val="21"/>
          <w:szCs w:val="21"/>
        </w:rPr>
        <w:t xml:space="preserve">Answer: C</w:t>
      </w:r>
    </w:p>
    <w:p>
      <w:pPr>
        <w:spacing w:after="60" w:before="160"/>
      </w:pPr>
      <w:r>
        <w:rPr>
          <w:rFonts w:ascii="Calibri" w:cs="Calibri" w:eastAsia="Calibri" w:hAnsi="Calibri"/>
          <w:b/>
          <w:bCs/>
          <w:sz w:val="21"/>
          <w:szCs w:val="21"/>
        </w:rPr>
        <w:t xml:space="preserve">16. Why can the same skill file work in both Claude and Codex?</w:t>
      </w:r>
    </w:p>
    <w:p>
      <w:pPr>
        <w:spacing w:after="40"/>
        <w:ind w:left="400"/>
      </w:pPr>
      <w:r>
        <w:rPr>
          <w:rFonts w:ascii="Calibri" w:cs="Calibri" w:eastAsia="Calibri" w:hAnsi="Calibri"/>
          <w:b w:val="false"/>
          <w:bCs w:val="false"/>
          <w:sz w:val="21"/>
          <w:szCs w:val="21"/>
        </w:rPr>
        <w:t xml:space="preserve">A. Both tools share the same model weights</w:t>
      </w:r>
    </w:p>
    <w:p>
      <w:pPr>
        <w:spacing w:after="40"/>
        <w:ind w:left="400"/>
      </w:pPr>
      <w:r>
        <w:rPr>
          <w:rFonts w:ascii="Calibri" w:cs="Calibri" w:eastAsia="Calibri" w:hAnsi="Calibri"/>
          <w:b w:val="false"/>
          <w:bCs w:val="false"/>
          <w:sz w:val="21"/>
          <w:szCs w:val="21"/>
        </w:rPr>
        <w:t xml:space="preserve">B. Skills are compiled to machine code</w:t>
      </w:r>
    </w:p>
    <w:p>
      <w:pPr>
        <w:spacing w:after="40"/>
        <w:ind w:left="400"/>
      </w:pPr>
      <w:r>
        <w:rPr>
          <w:rFonts w:ascii="Calibri" w:cs="Calibri" w:eastAsia="Calibri" w:hAnsi="Calibri"/>
          <w:b w:val="false"/>
          <w:bCs w:val="false"/>
          <w:sz w:val="21"/>
          <w:szCs w:val="21"/>
        </w:rPr>
        <w:t xml:space="preserve">C. Each company rewrites the file automatically</w:t>
      </w:r>
    </w:p>
    <w:p>
      <w:pPr>
        <w:spacing w:after="40"/>
        <w:ind w:left="400"/>
      </w:pPr>
      <w:r>
        <w:rPr>
          <w:rFonts w:ascii="Calibri" w:cs="Calibri" w:eastAsia="Calibri" w:hAnsi="Calibri"/>
          <w:b/>
          <w:bCs/>
          <w:sz w:val="21"/>
          <w:szCs w:val="21"/>
          <w:u w:val="single"/>
        </w:rPr>
        <w:t xml:space="preserve">D. OpenAI adopted the open standard Anthropic published</w:t>
      </w:r>
    </w:p>
    <w:p>
      <w:pPr>
        <w:spacing w:after="120"/>
        <w:ind w:left="400"/>
      </w:pPr>
      <w:r>
        <w:rPr>
          <w:rFonts w:ascii="Calibri" w:cs="Calibri" w:eastAsia="Calibri" w:hAnsi="Calibri"/>
          <w:b/>
          <w:bCs/>
          <w:i/>
          <w:iCs/>
          <w:color w:val="1F5C1F"/>
          <w:sz w:val="21"/>
          <w:szCs w:val="21"/>
        </w:rPr>
        <w:t xml:space="preserve">Answer: D</w:t>
      </w:r>
    </w:p>
    <w:p>
      <w:pPr>
        <w:spacing w:after="60" w:before="160"/>
      </w:pPr>
      <w:r>
        <w:rPr>
          <w:rFonts w:ascii="Calibri" w:cs="Calibri" w:eastAsia="Calibri" w:hAnsi="Calibri"/>
          <w:b/>
          <w:bCs/>
          <w:sz w:val="21"/>
          <w:szCs w:val="21"/>
        </w:rPr>
        <w:t xml:space="preserve">17. Which set of traits describes an agent?</w:t>
      </w:r>
    </w:p>
    <w:p>
      <w:pPr>
        <w:spacing w:after="40"/>
        <w:ind w:left="400"/>
      </w:pPr>
      <w:r>
        <w:rPr>
          <w:rFonts w:ascii="Calibri" w:cs="Calibri" w:eastAsia="Calibri" w:hAnsi="Calibri"/>
          <w:b/>
          <w:bCs/>
          <w:sz w:val="21"/>
          <w:szCs w:val="21"/>
          <w:u w:val="single"/>
        </w:rPr>
        <w:t xml:space="preserve">A. Tools, autonomy, and feedback</w:t>
      </w:r>
    </w:p>
    <w:p>
      <w:pPr>
        <w:spacing w:after="40"/>
        <w:ind w:left="400"/>
      </w:pPr>
      <w:r>
        <w:rPr>
          <w:rFonts w:ascii="Calibri" w:cs="Calibri" w:eastAsia="Calibri" w:hAnsi="Calibri"/>
          <w:b w:val="false"/>
          <w:bCs w:val="false"/>
          <w:sz w:val="21"/>
          <w:szCs w:val="21"/>
        </w:rPr>
        <w:t xml:space="preserve">B. Keyboard, mouse, and screen</w:t>
      </w:r>
    </w:p>
    <w:p>
      <w:pPr>
        <w:spacing w:after="40"/>
        <w:ind w:left="400"/>
      </w:pPr>
      <w:r>
        <w:rPr>
          <w:rFonts w:ascii="Calibri" w:cs="Calibri" w:eastAsia="Calibri" w:hAnsi="Calibri"/>
          <w:b w:val="false"/>
          <w:bCs w:val="false"/>
          <w:sz w:val="21"/>
          <w:szCs w:val="21"/>
        </w:rPr>
        <w:t xml:space="preserve">C. Compile, link, and run</w:t>
      </w:r>
    </w:p>
    <w:p>
      <w:pPr>
        <w:spacing w:after="40"/>
        <w:ind w:left="400"/>
      </w:pPr>
      <w:r>
        <w:rPr>
          <w:rFonts w:ascii="Calibri" w:cs="Calibri" w:eastAsia="Calibri" w:hAnsi="Calibri"/>
          <w:b w:val="false"/>
          <w:bCs w:val="false"/>
          <w:sz w:val="21"/>
          <w:szCs w:val="21"/>
        </w:rPr>
        <w:t xml:space="preserve">D. Weights, layers, and tokens</w:t>
      </w:r>
    </w:p>
    <w:p>
      <w:pPr>
        <w:spacing w:after="120"/>
        <w:ind w:left="400"/>
      </w:pPr>
      <w:r>
        <w:rPr>
          <w:rFonts w:ascii="Calibri" w:cs="Calibri" w:eastAsia="Calibri" w:hAnsi="Calibri"/>
          <w:b/>
          <w:bCs/>
          <w:i/>
          <w:iCs/>
          <w:color w:val="1F5C1F"/>
          <w:sz w:val="21"/>
          <w:szCs w:val="21"/>
        </w:rPr>
        <w:t xml:space="preserve">Answer: A</w:t>
      </w:r>
    </w:p>
    <w:p>
      <w:pPr>
        <w:spacing w:after="60" w:before="160"/>
      </w:pPr>
      <w:r>
        <w:rPr>
          <w:rFonts w:ascii="Calibri" w:cs="Calibri" w:eastAsia="Calibri" w:hAnsi="Calibri"/>
          <w:b/>
          <w:bCs/>
          <w:sz w:val="21"/>
          <w:szCs w:val="21"/>
        </w:rPr>
        <w:t xml:space="preserve">18. How does natural language programming differ from traditional programming?</w:t>
      </w:r>
    </w:p>
    <w:p>
      <w:pPr>
        <w:spacing w:after="40"/>
        <w:ind w:left="400"/>
      </w:pPr>
      <w:r>
        <w:rPr>
          <w:rFonts w:ascii="Calibri" w:cs="Calibri" w:eastAsia="Calibri" w:hAnsi="Calibri"/>
          <w:b w:val="false"/>
          <w:bCs w:val="false"/>
          <w:sz w:val="21"/>
          <w:szCs w:val="21"/>
        </w:rPr>
        <w:t xml:space="preserve">A. Natural language removes the need for precision</w:t>
      </w:r>
    </w:p>
    <w:p>
      <w:pPr>
        <w:spacing w:after="40"/>
        <w:ind w:left="400"/>
      </w:pPr>
      <w:r>
        <w:rPr>
          <w:rFonts w:ascii="Calibri" w:cs="Calibri" w:eastAsia="Calibri" w:hAnsi="Calibri"/>
          <w:b/>
          <w:bCs/>
          <w:sz w:val="21"/>
          <w:szCs w:val="21"/>
          <w:u w:val="single"/>
        </w:rPr>
        <w:t xml:space="preserve">B. The user states intent and the model interprets and implements</w:t>
      </w:r>
    </w:p>
    <w:p>
      <w:pPr>
        <w:spacing w:after="40"/>
        <w:ind w:left="400"/>
      </w:pPr>
      <w:r>
        <w:rPr>
          <w:rFonts w:ascii="Calibri" w:cs="Calibri" w:eastAsia="Calibri" w:hAnsi="Calibri"/>
          <w:b w:val="false"/>
          <w:bCs w:val="false"/>
          <w:sz w:val="21"/>
          <w:szCs w:val="21"/>
        </w:rPr>
        <w:t xml:space="preserve">C. Natural language programs never contain bugs</w:t>
      </w:r>
    </w:p>
    <w:p>
      <w:pPr>
        <w:spacing w:after="40"/>
        <w:ind w:left="400"/>
      </w:pPr>
      <w:r>
        <w:rPr>
          <w:rFonts w:ascii="Calibri" w:cs="Calibri" w:eastAsia="Calibri" w:hAnsi="Calibri"/>
          <w:b w:val="false"/>
          <w:bCs w:val="false"/>
          <w:sz w:val="21"/>
          <w:szCs w:val="21"/>
        </w:rPr>
        <w:t xml:space="preserve">D. Traditional programming has no fixed syntax</w:t>
      </w:r>
    </w:p>
    <w:p>
      <w:pPr>
        <w:spacing w:after="120"/>
        <w:ind w:left="400"/>
      </w:pPr>
      <w:r>
        <w:rPr>
          <w:rFonts w:ascii="Calibri" w:cs="Calibri" w:eastAsia="Calibri" w:hAnsi="Calibri"/>
          <w:b/>
          <w:bCs/>
          <w:i/>
          <w:iCs/>
          <w:color w:val="1F5C1F"/>
          <w:sz w:val="21"/>
          <w:szCs w:val="21"/>
        </w:rPr>
        <w:t xml:space="preserve">Answer: B</w:t>
      </w:r>
    </w:p>
    <w:p>
      <w:pPr>
        <w:spacing w:after="60" w:before="160"/>
      </w:pPr>
      <w:r>
        <w:rPr>
          <w:rFonts w:ascii="Calibri" w:cs="Calibri" w:eastAsia="Calibri" w:hAnsi="Calibri"/>
          <w:b/>
          <w:bCs/>
          <w:sz w:val="21"/>
          <w:szCs w:val="21"/>
        </w:rPr>
        <w:t xml:space="preserve">19. Why does the lecture say prompt engineering adds little today?</w:t>
      </w:r>
    </w:p>
    <w:p>
      <w:pPr>
        <w:spacing w:after="40"/>
        <w:ind w:left="400"/>
      </w:pPr>
      <w:r>
        <w:rPr>
          <w:rFonts w:ascii="Calibri" w:cs="Calibri" w:eastAsia="Calibri" w:hAnsi="Calibri"/>
          <w:b w:val="false"/>
          <w:bCs w:val="false"/>
          <w:sz w:val="21"/>
          <w:szCs w:val="21"/>
        </w:rPr>
        <w:t xml:space="preserve">A. Prompts are no longer allowed</w:t>
      </w:r>
    </w:p>
    <w:p>
      <w:pPr>
        <w:spacing w:after="40"/>
        <w:ind w:left="400"/>
      </w:pPr>
      <w:r>
        <w:rPr>
          <w:rFonts w:ascii="Calibri" w:cs="Calibri" w:eastAsia="Calibri" w:hAnsi="Calibri"/>
          <w:b w:val="false"/>
          <w:bCs w:val="false"/>
          <w:sz w:val="21"/>
          <w:szCs w:val="21"/>
        </w:rPr>
        <w:t xml:space="preserve">B. Models ignore instructions now</w:t>
      </w:r>
    </w:p>
    <w:p>
      <w:pPr>
        <w:spacing w:after="40"/>
        <w:ind w:left="400"/>
      </w:pPr>
      <w:r>
        <w:rPr>
          <w:rFonts w:ascii="Calibri" w:cs="Calibri" w:eastAsia="Calibri" w:hAnsi="Calibri"/>
          <w:b/>
          <w:bCs/>
          <w:sz w:val="21"/>
          <w:szCs w:val="21"/>
          <w:u w:val="single"/>
        </w:rPr>
        <w:t xml:space="preserve">C. Modern harnesses apply those techniques automatically</w:t>
      </w:r>
    </w:p>
    <w:p>
      <w:pPr>
        <w:spacing w:after="40"/>
        <w:ind w:left="400"/>
      </w:pPr>
      <w:r>
        <w:rPr>
          <w:rFonts w:ascii="Calibri" w:cs="Calibri" w:eastAsia="Calibri" w:hAnsi="Calibri"/>
          <w:b w:val="false"/>
          <w:bCs w:val="false"/>
          <w:sz w:val="21"/>
          <w:szCs w:val="21"/>
        </w:rPr>
        <w:t xml:space="preserve">D. Prompts must be written in code</w:t>
      </w:r>
    </w:p>
    <w:p>
      <w:pPr>
        <w:spacing w:after="120"/>
        <w:ind w:left="400"/>
      </w:pPr>
      <w:r>
        <w:rPr>
          <w:rFonts w:ascii="Calibri" w:cs="Calibri" w:eastAsia="Calibri" w:hAnsi="Calibri"/>
          <w:b/>
          <w:bCs/>
          <w:i/>
          <w:iCs/>
          <w:color w:val="1F5C1F"/>
          <w:sz w:val="21"/>
          <w:szCs w:val="21"/>
        </w:rPr>
        <w:t xml:space="preserve">Answer: C</w:t>
      </w:r>
    </w:p>
    <w:p>
      <w:pPr>
        <w:spacing w:after="60" w:before="160"/>
      </w:pPr>
      <w:r>
        <w:rPr>
          <w:rFonts w:ascii="Calibri" w:cs="Calibri" w:eastAsia="Calibri" w:hAnsi="Calibri"/>
          <w:b/>
          <w:bCs/>
          <w:sz w:val="21"/>
          <w:szCs w:val="21"/>
        </w:rPr>
        <w:t xml:space="preserve">20. What is a spike?</w:t>
      </w:r>
    </w:p>
    <w:p>
      <w:pPr>
        <w:spacing w:after="40"/>
        <w:ind w:left="400"/>
      </w:pPr>
      <w:r>
        <w:rPr>
          <w:rFonts w:ascii="Calibri" w:cs="Calibri" w:eastAsia="Calibri" w:hAnsi="Calibri"/>
          <w:b w:val="false"/>
          <w:bCs w:val="false"/>
          <w:sz w:val="21"/>
          <w:szCs w:val="21"/>
        </w:rPr>
        <w:t xml:space="preserve">A. A permanent module in the final product</w:t>
      </w:r>
    </w:p>
    <w:p>
      <w:pPr>
        <w:spacing w:after="40"/>
        <w:ind w:left="400"/>
      </w:pPr>
      <w:r>
        <w:rPr>
          <w:rFonts w:ascii="Calibri" w:cs="Calibri" w:eastAsia="Calibri" w:hAnsi="Calibri"/>
          <w:b w:val="false"/>
          <w:bCs w:val="false"/>
          <w:sz w:val="21"/>
          <w:szCs w:val="21"/>
        </w:rPr>
        <w:t xml:space="preserve">B. A yearly project review</w:t>
      </w:r>
    </w:p>
    <w:p>
      <w:pPr>
        <w:spacing w:after="40"/>
        <w:ind w:left="400"/>
      </w:pPr>
      <w:r>
        <w:rPr>
          <w:rFonts w:ascii="Calibri" w:cs="Calibri" w:eastAsia="Calibri" w:hAnsi="Calibri"/>
          <w:b w:val="false"/>
          <w:bCs w:val="false"/>
          <w:sz w:val="21"/>
          <w:szCs w:val="21"/>
        </w:rPr>
        <w:t xml:space="preserve">C. A type of error message</w:t>
      </w:r>
    </w:p>
    <w:p>
      <w:pPr>
        <w:spacing w:after="40"/>
        <w:ind w:left="400"/>
      </w:pPr>
      <w:r>
        <w:rPr>
          <w:rFonts w:ascii="Calibri" w:cs="Calibri" w:eastAsia="Calibri" w:hAnsi="Calibri"/>
          <w:b/>
          <w:bCs/>
          <w:sz w:val="21"/>
          <w:szCs w:val="21"/>
          <w:u w:val="single"/>
        </w:rPr>
        <w:t xml:space="preserve">D. A short test of key functionality that produces a short document or statement</w:t>
      </w:r>
    </w:p>
    <w:p>
      <w:pPr>
        <w:spacing w:after="120"/>
        <w:ind w:left="400"/>
      </w:pPr>
      <w:r>
        <w:rPr>
          <w:rFonts w:ascii="Calibri" w:cs="Calibri" w:eastAsia="Calibri" w:hAnsi="Calibri"/>
          <w:b/>
          <w:bCs/>
          <w:i/>
          <w:iCs/>
          <w:color w:val="1F5C1F"/>
          <w:sz w:val="21"/>
          <w:szCs w:val="21"/>
        </w:rPr>
        <w:t xml:space="preserve">Answer: 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2026-09-09T23:01:16.384Z</dcterms:created>
  <dcterms:modified xsi:type="dcterms:W3CDTF">2026-09-09T23:01:16.384Z</dcterms:modified>
</cp:coreProperties>
</file>

<file path=docProps/custom.xml><?xml version="1.0" encoding="utf-8"?>
<Properties xmlns="http://schemas.openxmlformats.org/officeDocument/2006/custom-properties" xmlns:vt="http://schemas.openxmlformats.org/officeDocument/2006/docPropsVTypes"/>
</file>